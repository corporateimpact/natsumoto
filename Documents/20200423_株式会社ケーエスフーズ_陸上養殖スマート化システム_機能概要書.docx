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9B0F56B" w14:textId="77777777" w:rsidR="00E32DF3" w:rsidRPr="00E32DF3" w:rsidRDefault="00E32DF3" w:rsidP="004329E8">
      <w:pPr>
        <w:rPr>
          <w:sz w:val="28"/>
          <w:szCs w:val="28"/>
        </w:rPr>
      </w:pPr>
      <w:r w:rsidRPr="00E32DF3">
        <w:rPr>
          <w:rFonts w:hint="eastAsia"/>
          <w:sz w:val="28"/>
          <w:szCs w:val="28"/>
        </w:rPr>
        <w:t>株式会社ケーエスフーズ　御中</w:t>
      </w:r>
    </w:p>
    <w:p w14:paraId="04C3E536" w14:textId="77777777" w:rsidR="00E32DF3" w:rsidRDefault="00E32DF3" w:rsidP="004329E8"/>
    <w:p w14:paraId="6A3D0C33" w14:textId="77777777" w:rsidR="00E32DF3" w:rsidRDefault="00E32DF3" w:rsidP="004329E8"/>
    <w:p w14:paraId="4309FA96" w14:textId="77777777" w:rsidR="00E32DF3" w:rsidRDefault="00E32DF3" w:rsidP="004329E8"/>
    <w:p w14:paraId="70DF2235" w14:textId="77777777" w:rsidR="00E32DF3" w:rsidRDefault="00E32DF3" w:rsidP="004329E8"/>
    <w:p w14:paraId="3B3043AA" w14:textId="77777777" w:rsidR="00E32DF3" w:rsidRDefault="00E32DF3" w:rsidP="004329E8"/>
    <w:p w14:paraId="45A0A6B3" w14:textId="77777777" w:rsidR="00E32DF3" w:rsidRDefault="00E32DF3" w:rsidP="004329E8"/>
    <w:p w14:paraId="3F2807FB" w14:textId="77777777" w:rsidR="00E32DF3" w:rsidRDefault="00E32DF3" w:rsidP="004329E8"/>
    <w:p w14:paraId="7DC6F1AF" w14:textId="77777777" w:rsidR="00E32DF3" w:rsidRDefault="00E32DF3" w:rsidP="004329E8"/>
    <w:p w14:paraId="5432CE0B" w14:textId="77777777" w:rsidR="00E32DF3" w:rsidRDefault="00E32DF3" w:rsidP="004329E8"/>
    <w:p w14:paraId="3C17656C" w14:textId="77777777" w:rsidR="00E32DF3" w:rsidRDefault="00E32DF3" w:rsidP="004329E8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60"/>
      </w:tblGrid>
      <w:tr w:rsidR="00E32DF3" w14:paraId="331442F5" w14:textId="77777777" w:rsidTr="00E32DF3">
        <w:tc>
          <w:tcPr>
            <w:tcW w:w="9060" w:type="dxa"/>
          </w:tcPr>
          <w:p w14:paraId="689AA983" w14:textId="77777777" w:rsidR="00E32DF3" w:rsidRPr="00E32DF3" w:rsidRDefault="00E32DF3" w:rsidP="004329E8">
            <w:pPr>
              <w:jc w:val="center"/>
              <w:rPr>
                <w:sz w:val="48"/>
                <w:szCs w:val="48"/>
              </w:rPr>
            </w:pPr>
            <w:r w:rsidRPr="00E32DF3">
              <w:rPr>
                <w:rFonts w:hint="eastAsia"/>
                <w:sz w:val="48"/>
                <w:szCs w:val="48"/>
              </w:rPr>
              <w:t>陸上養殖スマート化システム</w:t>
            </w:r>
          </w:p>
          <w:p w14:paraId="1065F929" w14:textId="77777777" w:rsidR="00E32DF3" w:rsidRPr="00E32DF3" w:rsidRDefault="00E32DF3" w:rsidP="004329E8">
            <w:pPr>
              <w:jc w:val="center"/>
              <w:rPr>
                <w:sz w:val="48"/>
                <w:szCs w:val="48"/>
              </w:rPr>
            </w:pPr>
            <w:r w:rsidRPr="00E32DF3">
              <w:rPr>
                <w:rFonts w:hint="eastAsia"/>
                <w:sz w:val="48"/>
                <w:szCs w:val="48"/>
              </w:rPr>
              <w:t>機能概要書</w:t>
            </w:r>
          </w:p>
        </w:tc>
      </w:tr>
    </w:tbl>
    <w:p w14:paraId="2B597929" w14:textId="77777777" w:rsidR="00E32DF3" w:rsidRDefault="00E32DF3" w:rsidP="004329E8"/>
    <w:p w14:paraId="2289F0AA" w14:textId="265FEA72" w:rsidR="00E32DF3" w:rsidRPr="00E32DF3" w:rsidRDefault="00E32DF3" w:rsidP="004329E8">
      <w:pPr>
        <w:jc w:val="center"/>
        <w:rPr>
          <w:sz w:val="28"/>
          <w:szCs w:val="28"/>
        </w:rPr>
      </w:pPr>
      <w:r w:rsidRPr="00E32DF3">
        <w:rPr>
          <w:rFonts w:hint="eastAsia"/>
          <w:sz w:val="28"/>
          <w:szCs w:val="28"/>
        </w:rPr>
        <w:t>2020年</w:t>
      </w:r>
      <w:r w:rsidR="002F60AA">
        <w:rPr>
          <w:rFonts w:hint="eastAsia"/>
          <w:sz w:val="28"/>
          <w:szCs w:val="28"/>
        </w:rPr>
        <w:t>4</w:t>
      </w:r>
      <w:r w:rsidRPr="00E32DF3">
        <w:rPr>
          <w:rFonts w:hint="eastAsia"/>
          <w:sz w:val="28"/>
          <w:szCs w:val="28"/>
        </w:rPr>
        <w:t>月</w:t>
      </w:r>
      <w:del w:id="0" w:author="zwr00217@nifty.ne.jp" w:date="2020-04-23T09:39:00Z">
        <w:r w:rsidR="003E0BDE" w:rsidDel="00FB7B89">
          <w:rPr>
            <w:rFonts w:hint="eastAsia"/>
            <w:sz w:val="28"/>
            <w:szCs w:val="28"/>
          </w:rPr>
          <w:delText>22</w:delText>
        </w:r>
      </w:del>
      <w:ins w:id="1" w:author="zwr00217@nifty.ne.jp" w:date="2020-04-23T09:39:00Z">
        <w:r w:rsidR="00FB7B89">
          <w:rPr>
            <w:rFonts w:hint="eastAsia"/>
            <w:sz w:val="28"/>
            <w:szCs w:val="28"/>
          </w:rPr>
          <w:t>23</w:t>
        </w:r>
      </w:ins>
      <w:r w:rsidRPr="00E32DF3">
        <w:rPr>
          <w:rFonts w:hint="eastAsia"/>
          <w:sz w:val="28"/>
          <w:szCs w:val="28"/>
        </w:rPr>
        <w:t>日</w:t>
      </w:r>
    </w:p>
    <w:p w14:paraId="20E26A46" w14:textId="77777777" w:rsidR="00E32DF3" w:rsidRDefault="00E32DF3" w:rsidP="004329E8">
      <w:pPr>
        <w:jc w:val="center"/>
        <w:rPr>
          <w:sz w:val="28"/>
          <w:szCs w:val="28"/>
        </w:rPr>
      </w:pPr>
      <w:r w:rsidRPr="00E32DF3">
        <w:rPr>
          <w:rFonts w:hint="eastAsia"/>
          <w:sz w:val="28"/>
          <w:szCs w:val="28"/>
        </w:rPr>
        <w:t>株式会社コーポレートインパクト</w:t>
      </w:r>
    </w:p>
    <w:p w14:paraId="2913C1F8" w14:textId="3D9DC407" w:rsidR="00E32DF3" w:rsidRPr="00302D09" w:rsidRDefault="00E32DF3" w:rsidP="00052449">
      <w:pPr>
        <w:pStyle w:val="1"/>
      </w:pPr>
      <w:r>
        <w:br w:type="page"/>
      </w:r>
      <w:r w:rsidR="005679A5" w:rsidRPr="00302D09">
        <w:rPr>
          <w:rFonts w:hint="eastAsia"/>
        </w:rPr>
        <w:lastRenderedPageBreak/>
        <w:t>1.　目的</w:t>
      </w:r>
    </w:p>
    <w:p w14:paraId="6876040D" w14:textId="2171CF5C" w:rsidR="005679A5" w:rsidRPr="00302D09" w:rsidRDefault="005679A5" w:rsidP="004329E8">
      <w:pPr>
        <w:rPr>
          <w:color w:val="000000" w:themeColor="text1"/>
        </w:rPr>
      </w:pPr>
      <w:r w:rsidRPr="00302D09">
        <w:rPr>
          <w:rFonts w:hint="eastAsia"/>
          <w:color w:val="000000" w:themeColor="text1"/>
        </w:rPr>
        <w:t xml:space="preserve">　ケー</w:t>
      </w:r>
      <w:r w:rsidR="00302D09" w:rsidRPr="00302D09">
        <w:rPr>
          <w:rFonts w:hint="eastAsia"/>
          <w:color w:val="000000" w:themeColor="text1"/>
        </w:rPr>
        <w:t>エ</w:t>
      </w:r>
      <w:r w:rsidRPr="00302D09">
        <w:rPr>
          <w:rFonts w:hint="eastAsia"/>
          <w:color w:val="000000" w:themeColor="text1"/>
        </w:rPr>
        <w:t>スフーズ社で、</w:t>
      </w:r>
      <w:ins w:id="2" w:author="zwr00217@nifty.ne.jp" w:date="2020-04-23T08:42:00Z">
        <w:r w:rsidR="00302D09" w:rsidRPr="00302D09">
          <w:rPr>
            <w:rFonts w:hint="eastAsia"/>
            <w:color w:val="000000" w:themeColor="text1"/>
          </w:rPr>
          <w:t>陸上飼育（対象魚種は</w:t>
        </w:r>
      </w:ins>
      <w:r w:rsidRPr="00302D09">
        <w:rPr>
          <w:rFonts w:hint="eastAsia"/>
          <w:color w:val="000000" w:themeColor="text1"/>
        </w:rPr>
        <w:t>ウニ</w:t>
      </w:r>
      <w:ins w:id="3" w:author="zwr00217@nifty.ne.jp" w:date="2020-04-23T08:42:00Z">
        <w:r w:rsidR="00302D09" w:rsidRPr="00302D09">
          <w:rPr>
            <w:rFonts w:hint="eastAsia"/>
            <w:color w:val="000000" w:themeColor="text1"/>
          </w:rPr>
          <w:t>、ナマコ</w:t>
        </w:r>
      </w:ins>
      <w:ins w:id="4" w:author="zwr00217@nifty.ne.jp" w:date="2020-04-23T08:43:00Z">
        <w:r w:rsidR="00302D09" w:rsidRPr="00302D09">
          <w:rPr>
            <w:rFonts w:hint="eastAsia"/>
            <w:color w:val="000000" w:themeColor="text1"/>
          </w:rPr>
          <w:t>）</w:t>
        </w:r>
      </w:ins>
      <w:r w:rsidRPr="00302D09">
        <w:rPr>
          <w:rFonts w:hint="eastAsia"/>
          <w:color w:val="000000" w:themeColor="text1"/>
        </w:rPr>
        <w:t>のモニタリング用に、モニタリングシステムを導入する。</w:t>
      </w:r>
    </w:p>
    <w:p w14:paraId="1E1A383F" w14:textId="6EEC8E0B" w:rsidR="005679A5" w:rsidRPr="00302D09" w:rsidRDefault="005679A5" w:rsidP="004329E8">
      <w:pPr>
        <w:rPr>
          <w:color w:val="000000" w:themeColor="text1"/>
        </w:rPr>
      </w:pPr>
    </w:p>
    <w:p w14:paraId="04122EF1" w14:textId="5C44DCAB" w:rsidR="005679A5" w:rsidRPr="00302D09" w:rsidRDefault="005679A5" w:rsidP="00052449">
      <w:pPr>
        <w:pStyle w:val="1"/>
      </w:pPr>
      <w:r w:rsidRPr="00302D09">
        <w:rPr>
          <w:rFonts w:hint="eastAsia"/>
        </w:rPr>
        <w:t>2.　基本方針</w:t>
      </w:r>
    </w:p>
    <w:p w14:paraId="58D26655" w14:textId="38DFE538" w:rsidR="005679A5" w:rsidRDefault="005679A5" w:rsidP="004329E8">
      <w:pPr>
        <w:jc w:val="center"/>
      </w:pPr>
      <w:r>
        <w:rPr>
          <w:rFonts w:hint="eastAsia"/>
        </w:rPr>
        <w:t>表2-1　基本方針一覧</w:t>
      </w:r>
    </w:p>
    <w:tbl>
      <w:tblPr>
        <w:tblStyle w:val="a3"/>
        <w:tblW w:w="0" w:type="auto"/>
        <w:shd w:val="clear" w:color="auto" w:fill="BFBFBF" w:themeFill="background1" w:themeFillShade="BF"/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562"/>
        <w:gridCol w:w="2552"/>
        <w:gridCol w:w="5946"/>
      </w:tblGrid>
      <w:tr w:rsidR="005679A5" w:rsidRPr="005679A5" w14:paraId="4E98BC28" w14:textId="77777777" w:rsidTr="00A34CAB">
        <w:trPr>
          <w:tblHeader/>
        </w:trPr>
        <w:tc>
          <w:tcPr>
            <w:tcW w:w="562" w:type="dxa"/>
            <w:tcBorders>
              <w:bottom w:val="single" w:sz="4" w:space="0" w:color="auto"/>
            </w:tcBorders>
            <w:shd w:val="clear" w:color="auto" w:fill="C5E0B3" w:themeFill="accent6" w:themeFillTint="66"/>
          </w:tcPr>
          <w:p w14:paraId="282C4410" w14:textId="77777777" w:rsidR="005679A5" w:rsidRPr="005679A5" w:rsidRDefault="005679A5" w:rsidP="004329E8">
            <w:pPr>
              <w:jc w:val="center"/>
            </w:pPr>
            <w:r w:rsidRPr="005679A5">
              <w:rPr>
                <w:rFonts w:hint="eastAsia"/>
              </w:rPr>
              <w:t>N</w:t>
            </w:r>
            <w:r w:rsidRPr="005679A5">
              <w:t>o.</w:t>
            </w:r>
          </w:p>
        </w:tc>
        <w:tc>
          <w:tcPr>
            <w:tcW w:w="2552" w:type="dxa"/>
            <w:tcBorders>
              <w:bottom w:val="single" w:sz="4" w:space="0" w:color="auto"/>
            </w:tcBorders>
            <w:shd w:val="clear" w:color="auto" w:fill="C5E0B3" w:themeFill="accent6" w:themeFillTint="66"/>
          </w:tcPr>
          <w:p w14:paraId="453BE318" w14:textId="77777777" w:rsidR="005679A5" w:rsidRPr="005679A5" w:rsidRDefault="005679A5" w:rsidP="004329E8">
            <w:pPr>
              <w:jc w:val="center"/>
            </w:pPr>
            <w:r w:rsidRPr="005679A5">
              <w:rPr>
                <w:rFonts w:hint="eastAsia"/>
              </w:rPr>
              <w:t>項目</w:t>
            </w:r>
          </w:p>
        </w:tc>
        <w:tc>
          <w:tcPr>
            <w:tcW w:w="5946" w:type="dxa"/>
            <w:tcBorders>
              <w:bottom w:val="single" w:sz="4" w:space="0" w:color="auto"/>
            </w:tcBorders>
            <w:shd w:val="clear" w:color="auto" w:fill="C5E0B3" w:themeFill="accent6" w:themeFillTint="66"/>
          </w:tcPr>
          <w:p w14:paraId="2583DBEC" w14:textId="77777777" w:rsidR="005679A5" w:rsidRPr="005679A5" w:rsidRDefault="005679A5" w:rsidP="004329E8">
            <w:pPr>
              <w:jc w:val="center"/>
            </w:pPr>
            <w:r w:rsidRPr="005679A5">
              <w:rPr>
                <w:rFonts w:hint="eastAsia"/>
              </w:rPr>
              <w:t>前提となる方針</w:t>
            </w:r>
          </w:p>
        </w:tc>
      </w:tr>
      <w:tr w:rsidR="005679A5" w:rsidRPr="005679A5" w14:paraId="5A02ECDE" w14:textId="77777777" w:rsidTr="005679A5">
        <w:tc>
          <w:tcPr>
            <w:tcW w:w="562" w:type="dxa"/>
            <w:shd w:val="clear" w:color="auto" w:fill="FFFFFF" w:themeFill="background1"/>
          </w:tcPr>
          <w:p w14:paraId="56AD66E6" w14:textId="3257B9AD" w:rsidR="005679A5" w:rsidRDefault="005679A5" w:rsidP="004329E8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552" w:type="dxa"/>
            <w:shd w:val="clear" w:color="auto" w:fill="FFFFFF" w:themeFill="background1"/>
          </w:tcPr>
          <w:p w14:paraId="555169E2" w14:textId="6B6C8813" w:rsidR="005679A5" w:rsidRPr="005679A5" w:rsidRDefault="005679A5" w:rsidP="004329E8">
            <w:pPr>
              <w:jc w:val="left"/>
            </w:pPr>
            <w:r>
              <w:rPr>
                <w:rFonts w:hint="eastAsia"/>
              </w:rPr>
              <w:t>サービス開始</w:t>
            </w:r>
          </w:p>
        </w:tc>
        <w:tc>
          <w:tcPr>
            <w:tcW w:w="5946" w:type="dxa"/>
            <w:shd w:val="clear" w:color="auto" w:fill="FFFFFF" w:themeFill="background1"/>
          </w:tcPr>
          <w:p w14:paraId="2F57E542" w14:textId="7002584D" w:rsidR="005679A5" w:rsidRPr="005679A5" w:rsidRDefault="005679A5" w:rsidP="004329E8">
            <w:pPr>
              <w:jc w:val="left"/>
            </w:pPr>
            <w:r>
              <w:rPr>
                <w:rFonts w:hint="eastAsia"/>
              </w:rPr>
              <w:t>2</w:t>
            </w:r>
            <w:r>
              <w:t>020</w:t>
            </w:r>
            <w:r>
              <w:rPr>
                <w:rFonts w:hint="eastAsia"/>
              </w:rPr>
              <w:t>年</w:t>
            </w:r>
            <w:r w:rsidR="005E2FD8">
              <w:rPr>
                <w:rFonts w:hint="eastAsia"/>
              </w:rPr>
              <w:t>5</w:t>
            </w:r>
            <w:r>
              <w:rPr>
                <w:rFonts w:hint="eastAsia"/>
              </w:rPr>
              <w:t>月に本稼働を開始する。</w:t>
            </w:r>
          </w:p>
        </w:tc>
      </w:tr>
    </w:tbl>
    <w:p w14:paraId="71FCC39A" w14:textId="77777777" w:rsidR="003E0BDE" w:rsidRDefault="003E0BDE" w:rsidP="004329E8">
      <w:pPr>
        <w:sectPr w:rsidR="003E0BDE" w:rsidSect="00C010F0">
          <w:footerReference w:type="default" r:id="rId8"/>
          <w:headerReference w:type="first" r:id="rId9"/>
          <w:pgSz w:w="11906" w:h="16838" w:code="9"/>
          <w:pgMar w:top="1418" w:right="1134" w:bottom="1418" w:left="1134" w:header="851" w:footer="851" w:gutter="0"/>
          <w:pgNumType w:start="0"/>
          <w:cols w:space="425"/>
          <w:titlePg/>
          <w:docGrid w:type="lines" w:linePitch="311"/>
        </w:sectPr>
      </w:pPr>
    </w:p>
    <w:p w14:paraId="47C7F819" w14:textId="34A34FBF" w:rsidR="005679A5" w:rsidRDefault="005679A5" w:rsidP="00052449">
      <w:pPr>
        <w:pStyle w:val="1"/>
      </w:pPr>
      <w:r>
        <w:rPr>
          <w:rFonts w:hint="eastAsia"/>
        </w:rPr>
        <w:lastRenderedPageBreak/>
        <w:t xml:space="preserve">3.　</w:t>
      </w:r>
      <w:r w:rsidR="00D04C67">
        <w:rPr>
          <w:rFonts w:hint="eastAsia"/>
        </w:rPr>
        <w:t>システム</w:t>
      </w:r>
      <w:r>
        <w:rPr>
          <w:rFonts w:hint="eastAsia"/>
        </w:rPr>
        <w:t>概念図</w:t>
      </w:r>
    </w:p>
    <w:p w14:paraId="2BB00DDC" w14:textId="77777777" w:rsidR="00302D09" w:rsidRDefault="00302D09" w:rsidP="004329E8"/>
    <w:p w14:paraId="1C108E23" w14:textId="660B6288" w:rsidR="00302D09" w:rsidRDefault="00302D09" w:rsidP="004329E8">
      <w:r w:rsidRPr="003E0BDE">
        <w:rPr>
          <w:noProof/>
        </w:rPr>
        <w:drawing>
          <wp:inline distT="0" distB="0" distL="0" distR="0" wp14:anchorId="5DCFE880" wp14:editId="75DCAF27">
            <wp:extent cx="8891270" cy="5001339"/>
            <wp:effectExtent l="0" t="0" r="5080" b="889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91270" cy="5001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1F99D" w14:textId="77777777" w:rsidR="00302D09" w:rsidRDefault="00302D09" w:rsidP="00302D09">
      <w:pPr>
        <w:jc w:val="center"/>
        <w:rPr>
          <w:ins w:id="6" w:author="zwr00217@nifty.ne.jp" w:date="2020-04-23T08:45:00Z"/>
        </w:rPr>
      </w:pPr>
      <w:ins w:id="7" w:author="zwr00217@nifty.ne.jp" w:date="2020-04-23T08:45:00Z">
        <w:r>
          <w:rPr>
            <w:rFonts w:hint="eastAsia"/>
          </w:rPr>
          <w:t>図3-1　システム概念図</w:t>
        </w:r>
      </w:ins>
    </w:p>
    <w:p w14:paraId="6E286098" w14:textId="388661E5" w:rsidR="00D04C67" w:rsidRDefault="00D8577F" w:rsidP="004329E8">
      <w:ins w:id="8" w:author="zwr00217@nifty.ne.jp" w:date="2020-04-23T09:33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70528" behindDoc="0" locked="0" layoutInCell="1" allowOverlap="1" wp14:anchorId="166668C8" wp14:editId="2BB7D946">
                  <wp:simplePos x="0" y="0"/>
                  <wp:positionH relativeFrom="column">
                    <wp:posOffset>2642870</wp:posOffset>
                  </wp:positionH>
                  <wp:positionV relativeFrom="paragraph">
                    <wp:posOffset>340995</wp:posOffset>
                  </wp:positionV>
                  <wp:extent cx="2971800" cy="295275"/>
                  <wp:effectExtent l="0" t="381000" r="19050" b="28575"/>
                  <wp:wrapNone/>
                  <wp:docPr id="11" name="テキスト ボックス 1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2971800" cy="295275"/>
                          </a:xfrm>
                          <a:prstGeom prst="wedgeRectCallout">
                            <a:avLst>
                              <a:gd name="adj1" fmla="val -4487"/>
                              <a:gd name="adj2" fmla="val -169435"/>
                            </a:avLst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706A5DD" w14:textId="77EB6ED0" w:rsidR="00D8577F" w:rsidRDefault="00D8577F">
                              <w:ins w:id="9" w:author="zwr00217@nifty.ne.jp" w:date="2020-04-23T09:33:00Z">
                                <w:r>
                                  <w:rPr>
                                    <w:rFonts w:hint="eastAsia"/>
                                  </w:rPr>
                                  <w:t>通常、図の番号は図の下に記載する例が多い。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id="_x0000_t61" coordsize="21600,21600" o:spt="61" adj="1350,25920" path="m,l0@8@12@24,0@9,,21600@6,21600@15@27@7,21600,21600,21600,21600@9@18@30,21600@8,21600,0@7,0@21@33@6,xe">
                  <v:stroke joinstyle="miter"/>
                  <v:formulas>
                    <v:f eqn="sum 10800 0 #0"/>
                    <v:f eqn="sum 10800 0 #1"/>
                    <v:f eqn="sum #0 0 #1"/>
                    <v:f eqn="sum @0 @1 0"/>
                    <v:f eqn="sum 21600 0 #0"/>
                    <v:f eqn="sum 21600 0 #1"/>
                    <v:f eqn="if @0 3600 12600"/>
                    <v:f eqn="if @0 9000 18000"/>
                    <v:f eqn="if @1 3600 12600"/>
                    <v:f eqn="if @1 9000 18000"/>
                    <v:f eqn="if @2 0 #0"/>
                    <v:f eqn="if @3 @10 0"/>
                    <v:f eqn="if #0 0 @11"/>
                    <v:f eqn="if @2 @6 #0"/>
                    <v:f eqn="if @3 @6 @13"/>
                    <v:f eqn="if @5 @6 @14"/>
                    <v:f eqn="if @2 #0 21600"/>
                    <v:f eqn="if @3 21600 @16"/>
                    <v:f eqn="if @4 21600 @17"/>
                    <v:f eqn="if @2 #0 @6"/>
                    <v:f eqn="if @3 @19 @6"/>
                    <v:f eqn="if #1 @6 @20"/>
                    <v:f eqn="if @2 @8 #1"/>
                    <v:f eqn="if @3 @22 @8"/>
                    <v:f eqn="if #0 @8 @23"/>
                    <v:f eqn="if @2 21600 #1"/>
                    <v:f eqn="if @3 21600 @25"/>
                    <v:f eqn="if @5 21600 @26"/>
                    <v:f eqn="if @2 #1 @8"/>
                    <v:f eqn="if @3 @8 @28"/>
                    <v:f eqn="if @4 @8 @29"/>
                    <v:f eqn="if @2 #1 0"/>
                    <v:f eqn="if @3 @31 0"/>
                    <v:f eqn="if #1 0 @32"/>
                    <v:f eqn="val #0"/>
                    <v:f eqn="val #1"/>
                  </v:formulas>
                  <v:path o:connecttype="custom" o:connectlocs="10800,0;0,10800;10800,21600;21600,10800;@34,@35"/>
                  <v:handles>
                    <v:h position="#0,#1"/>
                  </v:handles>
                </v:shapetype>
                <v:shape id="テキスト ボックス 11" o:spid="_x0000_s1026" type="#_x0000_t61" style="position:absolute;left:0;text-align:left;margin-left:208.1pt;margin-top:26.85pt;width:234pt;height:23.2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" adj="9831,-25798" fillcolor="white [3201]" strokeweight=".5pt">
                  <v:textbox>
                    <w:txbxContent>
                      <w:p w14:paraId="0706A5DD" w14:textId="77EB6ED0" w:rsidR="00D8577F" w:rsidRDefault="00D8577F">
                        <w:ins w:id="8" w:author="zwr00217@nifty.ne.jp" w:date="2020-04-23T09:33:00Z">
                          <w:r>
                            <w:rPr>
                              <w:rFonts w:hint="eastAsia"/>
                            </w:rPr>
                            <w:t>通常、図の番</w:t>
                          </w:r>
                          <w:bookmarkStart w:id="9" w:name="_GoBack"/>
                          <w:r>
                            <w:rPr>
                              <w:rFonts w:hint="eastAsia"/>
                            </w:rPr>
                            <w:t>号は図の下に記載する例が多い。</w:t>
                          </w:r>
                        </w:ins>
                        <w:bookmarkEnd w:id="9"/>
                      </w:p>
                    </w:txbxContent>
                  </v:textbox>
                </v:shape>
              </w:pict>
            </mc:Fallback>
          </mc:AlternateContent>
        </w:r>
      </w:ins>
    </w:p>
    <w:p w14:paraId="6659132D" w14:textId="77777777" w:rsidR="003E0BDE" w:rsidRDefault="003E0BDE" w:rsidP="004329E8">
      <w:pPr>
        <w:sectPr w:rsidR="003E0BDE" w:rsidSect="003E0BDE">
          <w:pgSz w:w="16838" w:h="11906" w:orient="landscape" w:code="9"/>
          <w:pgMar w:top="1134" w:right="1418" w:bottom="1134" w:left="1418" w:header="851" w:footer="851" w:gutter="0"/>
          <w:pgNumType w:start="0"/>
          <w:cols w:space="425"/>
          <w:titlePg/>
          <w:docGrid w:type="lines" w:linePitch="311"/>
        </w:sectPr>
      </w:pPr>
    </w:p>
    <w:p w14:paraId="6365A65D" w14:textId="6F05E106" w:rsidR="00C010F0" w:rsidRDefault="00C010F0" w:rsidP="00052449">
      <w:pPr>
        <w:pStyle w:val="1"/>
      </w:pPr>
      <w:r>
        <w:lastRenderedPageBreak/>
        <w:t>4</w:t>
      </w:r>
      <w:r>
        <w:rPr>
          <w:rFonts w:hint="eastAsia"/>
        </w:rPr>
        <w:t>.　機能概要</w:t>
      </w:r>
    </w:p>
    <w:p w14:paraId="3F6DF85F" w14:textId="6CFDC7BB" w:rsidR="004329E8" w:rsidRDefault="004329E8" w:rsidP="004329E8">
      <w:r>
        <w:rPr>
          <w:rFonts w:hint="eastAsia"/>
        </w:rPr>
        <w:t xml:space="preserve">　本システムが実装する機能の概要を記載する。機能については、インターネット接続環境に異なるため、</w:t>
      </w:r>
      <w:r w:rsidR="00A663B8">
        <w:rPr>
          <w:rFonts w:hint="eastAsia"/>
        </w:rPr>
        <w:t>「</w:t>
      </w:r>
      <w:r>
        <w:rPr>
          <w:rFonts w:hint="eastAsia"/>
        </w:rPr>
        <w:t>表</w:t>
      </w:r>
      <w:del w:id="10" w:author="zwr00217@nifty.ne.jp" w:date="2020-04-23T08:45:00Z">
        <w:r w:rsidDel="00302D09">
          <w:rPr>
            <w:rFonts w:hint="eastAsia"/>
          </w:rPr>
          <w:delText>5</w:delText>
        </w:r>
      </w:del>
      <w:ins w:id="11" w:author="zwr00217@nifty.ne.jp" w:date="2020-04-23T08:45:00Z">
        <w:r w:rsidR="00302D09">
          <w:rPr>
            <w:rFonts w:hint="eastAsia"/>
          </w:rPr>
          <w:t>４</w:t>
        </w:r>
      </w:ins>
      <w:r>
        <w:rPr>
          <w:rFonts w:hint="eastAsia"/>
        </w:rPr>
        <w:t>.1</w:t>
      </w:r>
      <w:r w:rsidR="00A663B8">
        <w:rPr>
          <w:rFonts w:hint="eastAsia"/>
        </w:rPr>
        <w:t xml:space="preserve">　</w:t>
      </w:r>
      <w:del w:id="12" w:author="zwr00217@nifty.ne.jp" w:date="2020-04-23T08:46:00Z">
        <w:r w:rsidR="00A663B8" w:rsidDel="00302D09">
          <w:rPr>
            <w:rFonts w:hint="eastAsia"/>
          </w:rPr>
          <w:delText>G4</w:delText>
        </w:r>
      </w:del>
      <w:ins w:id="13" w:author="zwr00217@nifty.ne.jp" w:date="2020-04-23T08:46:00Z">
        <w:r w:rsidR="00302D09">
          <w:rPr>
            <w:rFonts w:hint="eastAsia"/>
          </w:rPr>
          <w:t>４G</w:t>
        </w:r>
      </w:ins>
      <w:r w:rsidR="00A663B8">
        <w:rPr>
          <w:rFonts w:hint="eastAsia"/>
        </w:rPr>
        <w:t>回線によるインターネット接続時」</w:t>
      </w:r>
      <w:r>
        <w:rPr>
          <w:rFonts w:hint="eastAsia"/>
        </w:rPr>
        <w:t>及び、</w:t>
      </w:r>
      <w:r w:rsidR="00A663B8">
        <w:rPr>
          <w:rFonts w:hint="eastAsia"/>
        </w:rPr>
        <w:t>「</w:t>
      </w:r>
      <w:r>
        <w:rPr>
          <w:rFonts w:hint="eastAsia"/>
        </w:rPr>
        <w:t>表</w:t>
      </w:r>
      <w:ins w:id="14" w:author="zwr00217@nifty.ne.jp" w:date="2020-04-23T08:46:00Z">
        <w:r w:rsidR="00302D09">
          <w:rPr>
            <w:rFonts w:hint="eastAsia"/>
          </w:rPr>
          <w:t>4</w:t>
        </w:r>
      </w:ins>
      <w:del w:id="15" w:author="zwr00217@nifty.ne.jp" w:date="2020-04-23T08:46:00Z">
        <w:r w:rsidDel="00302D09">
          <w:rPr>
            <w:rFonts w:hint="eastAsia"/>
          </w:rPr>
          <w:delText>5</w:delText>
        </w:r>
      </w:del>
      <w:r>
        <w:rPr>
          <w:rFonts w:hint="eastAsia"/>
        </w:rPr>
        <w:t>.2</w:t>
      </w:r>
      <w:r w:rsidR="00A663B8">
        <w:rPr>
          <w:rFonts w:hint="eastAsia"/>
        </w:rPr>
        <w:t xml:space="preserve">　LAN回線によるインターネット接続時」</w:t>
      </w:r>
      <w:r>
        <w:rPr>
          <w:rFonts w:hint="eastAsia"/>
        </w:rPr>
        <w:t>に分割</w:t>
      </w:r>
      <w:r w:rsidR="00A663B8">
        <w:rPr>
          <w:rFonts w:hint="eastAsia"/>
        </w:rPr>
        <w:t>して掲載した。（LAN回線によるインターネット接続時には</w:t>
      </w:r>
      <w:del w:id="16" w:author="zwr00217@nifty.ne.jp" w:date="2020-04-23T08:46:00Z">
        <w:r w:rsidR="00A663B8" w:rsidDel="00302D09">
          <w:rPr>
            <w:rFonts w:hint="eastAsia"/>
          </w:rPr>
          <w:delText>G4</w:delText>
        </w:r>
      </w:del>
      <w:ins w:id="17" w:author="zwr00217@nifty.ne.jp" w:date="2020-04-23T08:46:00Z">
        <w:r w:rsidR="00302D09">
          <w:rPr>
            <w:rFonts w:hint="eastAsia"/>
          </w:rPr>
          <w:t>４G</w:t>
        </w:r>
      </w:ins>
      <w:r w:rsidR="00A663B8">
        <w:rPr>
          <w:rFonts w:hint="eastAsia"/>
        </w:rPr>
        <w:t>回線の機能を網羅しています。）</w:t>
      </w:r>
    </w:p>
    <w:p w14:paraId="1E2CEFCB" w14:textId="77777777" w:rsidR="004329E8" w:rsidRPr="00A663B8" w:rsidRDefault="004329E8" w:rsidP="004329E8"/>
    <w:p w14:paraId="4DAC31D9" w14:textId="4D18000B" w:rsidR="00C010F0" w:rsidRDefault="00C010F0" w:rsidP="004329E8">
      <w:pPr>
        <w:jc w:val="center"/>
      </w:pPr>
      <w:r>
        <w:rPr>
          <w:rFonts w:hint="eastAsia"/>
        </w:rPr>
        <w:t>表</w:t>
      </w:r>
      <w:ins w:id="18" w:author="zwr00217@nifty.ne.jp" w:date="2020-04-23T08:46:00Z">
        <w:r w:rsidR="00302D09">
          <w:rPr>
            <w:rFonts w:hint="eastAsia"/>
          </w:rPr>
          <w:t>４</w:t>
        </w:r>
      </w:ins>
      <w:del w:id="19" w:author="zwr00217@nifty.ne.jp" w:date="2020-04-23T08:46:00Z">
        <w:r w:rsidDel="00302D09">
          <w:rPr>
            <w:rFonts w:hint="eastAsia"/>
          </w:rPr>
          <w:delText>5</w:delText>
        </w:r>
      </w:del>
      <w:r>
        <w:rPr>
          <w:rFonts w:hint="eastAsia"/>
        </w:rPr>
        <w:t>.1　機能一覧</w:t>
      </w:r>
      <w:r w:rsidR="004329E8">
        <w:rPr>
          <w:rFonts w:hint="eastAsia"/>
        </w:rPr>
        <w:t>（</w:t>
      </w:r>
      <w:del w:id="20" w:author="zwr00217@nifty.ne.jp" w:date="2020-04-23T08:46:00Z">
        <w:r w:rsidR="004329E8" w:rsidDel="00302D09">
          <w:rPr>
            <w:rFonts w:hint="eastAsia"/>
          </w:rPr>
          <w:delText>G4</w:delText>
        </w:r>
      </w:del>
      <w:ins w:id="21" w:author="zwr00217@nifty.ne.jp" w:date="2020-04-23T08:46:00Z">
        <w:r w:rsidR="00302D09">
          <w:rPr>
            <w:rFonts w:hint="eastAsia"/>
          </w:rPr>
          <w:t>４G</w:t>
        </w:r>
      </w:ins>
      <w:r w:rsidR="004329E8">
        <w:rPr>
          <w:rFonts w:hint="eastAsia"/>
        </w:rPr>
        <w:t>回線によるインターネット接続時）</w:t>
      </w:r>
    </w:p>
    <w:tbl>
      <w:tblPr>
        <w:tblStyle w:val="a3"/>
        <w:tblW w:w="0" w:type="auto"/>
        <w:shd w:val="clear" w:color="auto" w:fill="BFBFBF" w:themeFill="background1" w:themeFillShade="BF"/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562"/>
        <w:gridCol w:w="1701"/>
        <w:gridCol w:w="6096"/>
        <w:gridCol w:w="992"/>
      </w:tblGrid>
      <w:tr w:rsidR="00912C9F" w14:paraId="5196CD62" w14:textId="76EA460D" w:rsidTr="00912C9F">
        <w:trPr>
          <w:cantSplit/>
          <w:tblHeader/>
        </w:trPr>
        <w:tc>
          <w:tcPr>
            <w:tcW w:w="562" w:type="dxa"/>
            <w:tcBorders>
              <w:bottom w:val="single" w:sz="4" w:space="0" w:color="auto"/>
            </w:tcBorders>
            <w:shd w:val="clear" w:color="auto" w:fill="C5E0B3" w:themeFill="accent6" w:themeFillTint="66"/>
          </w:tcPr>
          <w:p w14:paraId="62013988" w14:textId="77777777" w:rsidR="00912C9F" w:rsidRPr="005679A5" w:rsidRDefault="00912C9F" w:rsidP="004329E8">
            <w:pPr>
              <w:jc w:val="center"/>
            </w:pPr>
            <w:r w:rsidRPr="005679A5">
              <w:rPr>
                <w:rFonts w:hint="eastAsia"/>
              </w:rPr>
              <w:t>N</w:t>
            </w:r>
            <w:r w:rsidRPr="005679A5">
              <w:t>o.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C5E0B3" w:themeFill="accent6" w:themeFillTint="66"/>
          </w:tcPr>
          <w:p w14:paraId="6408FF3B" w14:textId="77777777" w:rsidR="00912C9F" w:rsidRPr="005679A5" w:rsidRDefault="00912C9F" w:rsidP="004329E8">
            <w:pPr>
              <w:jc w:val="center"/>
            </w:pPr>
            <w:r>
              <w:rPr>
                <w:rFonts w:hint="eastAsia"/>
              </w:rPr>
              <w:t>項目</w:t>
            </w:r>
          </w:p>
        </w:tc>
        <w:tc>
          <w:tcPr>
            <w:tcW w:w="6096" w:type="dxa"/>
            <w:tcBorders>
              <w:bottom w:val="single" w:sz="4" w:space="0" w:color="auto"/>
            </w:tcBorders>
            <w:shd w:val="clear" w:color="auto" w:fill="C5E0B3" w:themeFill="accent6" w:themeFillTint="66"/>
          </w:tcPr>
          <w:p w14:paraId="483458B1" w14:textId="77777777" w:rsidR="00912C9F" w:rsidRDefault="00912C9F" w:rsidP="004329E8">
            <w:pPr>
              <w:jc w:val="center"/>
            </w:pPr>
            <w:r>
              <w:rPr>
                <w:rFonts w:hint="eastAsia"/>
              </w:rPr>
              <w:t>仕様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shd w:val="clear" w:color="auto" w:fill="C5E0B3" w:themeFill="accent6" w:themeFillTint="66"/>
          </w:tcPr>
          <w:p w14:paraId="148E45A7" w14:textId="3781CBAC" w:rsidR="00912C9F" w:rsidRDefault="00912C9F" w:rsidP="004329E8">
            <w:pPr>
              <w:jc w:val="center"/>
            </w:pPr>
            <w:r>
              <w:rPr>
                <w:rFonts w:hint="eastAsia"/>
              </w:rPr>
              <w:t>環境</w:t>
            </w:r>
            <w:r>
              <w:rPr>
                <w:rStyle w:val="ad"/>
              </w:rPr>
              <w:footnoteReference w:id="1"/>
            </w:r>
          </w:p>
        </w:tc>
      </w:tr>
      <w:tr w:rsidR="00912C9F" w:rsidRPr="00CD2A9E" w14:paraId="11D98B9D" w14:textId="3112E4EC" w:rsidTr="00912C9F">
        <w:trPr>
          <w:cantSplit/>
        </w:trPr>
        <w:tc>
          <w:tcPr>
            <w:tcW w:w="562" w:type="dxa"/>
            <w:shd w:val="clear" w:color="auto" w:fill="FFFFFF" w:themeFill="background1"/>
          </w:tcPr>
          <w:p w14:paraId="21520CEF" w14:textId="77777777" w:rsidR="00912C9F" w:rsidRDefault="00912C9F" w:rsidP="004329E8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01" w:type="dxa"/>
            <w:shd w:val="clear" w:color="auto" w:fill="FFFFFF" w:themeFill="background1"/>
          </w:tcPr>
          <w:p w14:paraId="63C6E89D" w14:textId="77777777" w:rsidR="00912C9F" w:rsidRDefault="00912C9F" w:rsidP="004329E8">
            <w:pPr>
              <w:jc w:val="left"/>
            </w:pPr>
            <w:r>
              <w:rPr>
                <w:rFonts w:hint="eastAsia"/>
              </w:rPr>
              <w:t>センサー値取得</w:t>
            </w:r>
          </w:p>
        </w:tc>
        <w:tc>
          <w:tcPr>
            <w:tcW w:w="6096" w:type="dxa"/>
            <w:shd w:val="clear" w:color="auto" w:fill="FFFFFF" w:themeFill="background1"/>
          </w:tcPr>
          <w:p w14:paraId="60D6CD4A" w14:textId="51261B80" w:rsidR="00912C9F" w:rsidRPr="00CD2A9E" w:rsidRDefault="00912C9F" w:rsidP="004329E8">
            <w:pPr>
              <w:jc w:val="left"/>
            </w:pPr>
            <w:r>
              <w:rPr>
                <w:rFonts w:hint="eastAsia"/>
              </w:rPr>
              <w:t>水温・溶存酸素・塩分濃度値を10分毎に取得し、データベースに格納する。</w:t>
            </w:r>
          </w:p>
        </w:tc>
        <w:tc>
          <w:tcPr>
            <w:tcW w:w="992" w:type="dxa"/>
            <w:shd w:val="clear" w:color="auto" w:fill="FFFFFF" w:themeFill="background1"/>
          </w:tcPr>
          <w:p w14:paraId="3CE4EFA0" w14:textId="4221D311" w:rsidR="00912C9F" w:rsidRDefault="00912C9F" w:rsidP="004329E8">
            <w:pPr>
              <w:jc w:val="left"/>
            </w:pPr>
            <w:r>
              <w:rPr>
                <w:rFonts w:hint="eastAsia"/>
              </w:rPr>
              <w:t>クラウド</w:t>
            </w:r>
          </w:p>
        </w:tc>
      </w:tr>
      <w:tr w:rsidR="00912C9F" w:rsidRPr="004030EF" w14:paraId="596B7068" w14:textId="35C9A850" w:rsidTr="00912C9F">
        <w:trPr>
          <w:cantSplit/>
        </w:trPr>
        <w:tc>
          <w:tcPr>
            <w:tcW w:w="562" w:type="dxa"/>
            <w:shd w:val="clear" w:color="auto" w:fill="FFFFFF" w:themeFill="background1"/>
          </w:tcPr>
          <w:p w14:paraId="61CDCA85" w14:textId="77777777" w:rsidR="00912C9F" w:rsidRDefault="00912C9F" w:rsidP="004329E8">
            <w:pPr>
              <w:jc w:val="center"/>
            </w:pPr>
            <w:r>
              <w:t>2</w:t>
            </w:r>
          </w:p>
        </w:tc>
        <w:tc>
          <w:tcPr>
            <w:tcW w:w="1701" w:type="dxa"/>
            <w:shd w:val="clear" w:color="auto" w:fill="FFFFFF" w:themeFill="background1"/>
          </w:tcPr>
          <w:p w14:paraId="2EDF2AE8" w14:textId="77777777" w:rsidR="00912C9F" w:rsidRDefault="00912C9F" w:rsidP="004329E8">
            <w:pPr>
              <w:jc w:val="left"/>
            </w:pPr>
            <w:r>
              <w:rPr>
                <w:rFonts w:hint="eastAsia"/>
              </w:rPr>
              <w:t>アメダスデータ取得</w:t>
            </w:r>
          </w:p>
        </w:tc>
        <w:tc>
          <w:tcPr>
            <w:tcW w:w="6096" w:type="dxa"/>
            <w:shd w:val="clear" w:color="auto" w:fill="FFFFFF" w:themeFill="background1"/>
          </w:tcPr>
          <w:p w14:paraId="427DD0E9" w14:textId="43B2258E" w:rsidR="00912C9F" w:rsidRPr="004030EF" w:rsidRDefault="00302D09" w:rsidP="00CB5CE7">
            <w:pPr>
              <w:jc w:val="left"/>
            </w:pPr>
            <w:ins w:id="22" w:author="zwr00217@nifty.ne.jp" w:date="2020-04-23T08:46:00Z">
              <w:r>
                <w:rPr>
                  <w:rFonts w:hint="eastAsia"/>
                </w:rPr>
                <w:t>観測点近傍の</w:t>
              </w:r>
            </w:ins>
            <w:r w:rsidR="00912C9F">
              <w:rPr>
                <w:rFonts w:hint="eastAsia"/>
              </w:rPr>
              <w:t>アメダスのデータ</w:t>
            </w:r>
            <w:ins w:id="23" w:author="zwr00217@nifty.ne.jp" w:date="2020-04-23T09:28:00Z">
              <w:r w:rsidR="00CB5CE7">
                <w:rPr>
                  <w:rFonts w:hint="eastAsia"/>
                </w:rPr>
                <w:t>（気温、</w:t>
              </w:r>
            </w:ins>
            <w:ins w:id="24" w:author="zwr00217@nifty.ne.jp" w:date="2020-04-23T09:29:00Z">
              <w:r w:rsidR="00CB5CE7">
                <w:rPr>
                  <w:rFonts w:hint="eastAsia"/>
                </w:rPr>
                <w:t>降水</w:t>
              </w:r>
            </w:ins>
            <w:ins w:id="25" w:author="zwr00217@nifty.ne.jp" w:date="2020-04-23T09:28:00Z">
              <w:r w:rsidR="00CB5CE7">
                <w:rPr>
                  <w:rFonts w:hint="eastAsia"/>
                </w:rPr>
                <w:t>量、</w:t>
              </w:r>
            </w:ins>
            <w:ins w:id="26" w:author="zwr00217@nifty.ne.jp" w:date="2020-04-23T09:29:00Z">
              <w:r w:rsidR="00CB5CE7">
                <w:rPr>
                  <w:rFonts w:hint="eastAsia"/>
                </w:rPr>
                <w:t>風速、風向、日照時間等</w:t>
              </w:r>
            </w:ins>
            <w:ins w:id="27" w:author="zwr00217@nifty.ne.jp" w:date="2020-04-23T09:28:00Z">
              <w:r w:rsidR="00CB5CE7">
                <w:rPr>
                  <w:rFonts w:hint="eastAsia"/>
                </w:rPr>
                <w:t>）</w:t>
              </w:r>
            </w:ins>
            <w:r w:rsidR="00912C9F">
              <w:rPr>
                <w:rFonts w:hint="eastAsia"/>
              </w:rPr>
              <w:t>を1時間毎に取得し、データベースに格納する。</w:t>
            </w:r>
          </w:p>
        </w:tc>
        <w:tc>
          <w:tcPr>
            <w:tcW w:w="992" w:type="dxa"/>
            <w:shd w:val="clear" w:color="auto" w:fill="FFFFFF" w:themeFill="background1"/>
          </w:tcPr>
          <w:p w14:paraId="144AE114" w14:textId="0ACBC7E1" w:rsidR="00912C9F" w:rsidRDefault="00912C9F" w:rsidP="004329E8">
            <w:pPr>
              <w:jc w:val="left"/>
            </w:pPr>
            <w:r>
              <w:rPr>
                <w:rFonts w:hint="eastAsia"/>
              </w:rPr>
              <w:t>クラウド</w:t>
            </w:r>
          </w:p>
        </w:tc>
      </w:tr>
      <w:tr w:rsidR="00302D09" w:rsidRPr="004030EF" w14:paraId="5F977364" w14:textId="77777777" w:rsidTr="00912C9F">
        <w:trPr>
          <w:cantSplit/>
          <w:ins w:id="28" w:author="zwr00217@nifty.ne.jp" w:date="2020-04-23T08:47:00Z"/>
        </w:trPr>
        <w:tc>
          <w:tcPr>
            <w:tcW w:w="562" w:type="dxa"/>
            <w:shd w:val="clear" w:color="auto" w:fill="FFFFFF" w:themeFill="background1"/>
          </w:tcPr>
          <w:p w14:paraId="75E6380E" w14:textId="77777777" w:rsidR="00302D09" w:rsidRDefault="00302D09" w:rsidP="004329E8">
            <w:pPr>
              <w:jc w:val="center"/>
              <w:rPr>
                <w:ins w:id="29" w:author="zwr00217@nifty.ne.jp" w:date="2020-04-23T08:47:00Z"/>
              </w:rPr>
            </w:pPr>
          </w:p>
        </w:tc>
        <w:tc>
          <w:tcPr>
            <w:tcW w:w="1701" w:type="dxa"/>
            <w:shd w:val="clear" w:color="auto" w:fill="FFFFFF" w:themeFill="background1"/>
          </w:tcPr>
          <w:p w14:paraId="1C015A23" w14:textId="77777777" w:rsidR="00302D09" w:rsidRDefault="00302D09" w:rsidP="004329E8">
            <w:pPr>
              <w:jc w:val="left"/>
              <w:rPr>
                <w:ins w:id="30" w:author="zwr00217@nifty.ne.jp" w:date="2020-04-23T08:47:00Z"/>
              </w:rPr>
            </w:pPr>
          </w:p>
        </w:tc>
        <w:tc>
          <w:tcPr>
            <w:tcW w:w="6096" w:type="dxa"/>
            <w:shd w:val="clear" w:color="auto" w:fill="FFFFFF" w:themeFill="background1"/>
          </w:tcPr>
          <w:p w14:paraId="7AEBBD83" w14:textId="2F12EEE0" w:rsidR="00302D09" w:rsidRDefault="00302D09" w:rsidP="00CB5CE7">
            <w:pPr>
              <w:jc w:val="left"/>
              <w:rPr>
                <w:ins w:id="31" w:author="zwr00217@nifty.ne.jp" w:date="2020-04-23T08:47:00Z"/>
              </w:rPr>
            </w:pPr>
            <w:ins w:id="32" w:author="zwr00217@nifty.ne.jp" w:date="2020-04-23T08:47:00Z">
              <w:r>
                <w:rPr>
                  <w:rFonts w:hint="eastAsia"/>
                </w:rPr>
                <w:t>降り始めからの</w:t>
              </w:r>
            </w:ins>
            <w:ins w:id="33" w:author="zwr00217@nifty.ne.jp" w:date="2020-04-23T09:29:00Z">
              <w:r w:rsidR="00CB5CE7">
                <w:rPr>
                  <w:rFonts w:hint="eastAsia"/>
                </w:rPr>
                <w:t>降水量</w:t>
              </w:r>
            </w:ins>
            <w:ins w:id="34" w:author="zwr00217@nifty.ne.jp" w:date="2020-04-23T09:21:00Z">
              <w:r w:rsidR="00222DFC">
                <w:rPr>
                  <w:rFonts w:hint="eastAsia"/>
                </w:rPr>
                <w:t>を</w:t>
              </w:r>
            </w:ins>
            <w:ins w:id="35" w:author="zwr00217@nifty.ne.jp" w:date="2020-04-23T09:29:00Z">
              <w:r w:rsidR="00CB5CE7">
                <w:rPr>
                  <w:rFonts w:hint="eastAsia"/>
                </w:rPr>
                <w:t>積算</w:t>
              </w:r>
            </w:ins>
            <w:ins w:id="36" w:author="zwr00217@nifty.ne.jp" w:date="2020-04-23T09:21:00Z">
              <w:r w:rsidR="00222DFC">
                <w:rPr>
                  <w:rFonts w:hint="eastAsia"/>
                </w:rPr>
                <w:t>してデータベースに格納する。</w:t>
              </w:r>
            </w:ins>
          </w:p>
        </w:tc>
        <w:tc>
          <w:tcPr>
            <w:tcW w:w="992" w:type="dxa"/>
            <w:shd w:val="clear" w:color="auto" w:fill="FFFFFF" w:themeFill="background1"/>
          </w:tcPr>
          <w:p w14:paraId="40D251C3" w14:textId="3322146F" w:rsidR="00302D09" w:rsidRPr="00302D09" w:rsidRDefault="00302D09" w:rsidP="004329E8">
            <w:pPr>
              <w:jc w:val="left"/>
              <w:rPr>
                <w:ins w:id="37" w:author="zwr00217@nifty.ne.jp" w:date="2020-04-23T08:47:00Z"/>
              </w:rPr>
            </w:pPr>
            <w:ins w:id="38" w:author="zwr00217@nifty.ne.jp" w:date="2020-04-23T08:47:00Z">
              <w:r>
                <w:rPr>
                  <w:rFonts w:hint="eastAsia"/>
                </w:rPr>
                <w:t>クラウド</w:t>
              </w:r>
            </w:ins>
          </w:p>
        </w:tc>
      </w:tr>
      <w:tr w:rsidR="00912C9F" w:rsidRPr="004030EF" w14:paraId="091A931E" w14:textId="17A971D8" w:rsidTr="00912C9F">
        <w:trPr>
          <w:cantSplit/>
        </w:trPr>
        <w:tc>
          <w:tcPr>
            <w:tcW w:w="562" w:type="dxa"/>
            <w:shd w:val="clear" w:color="auto" w:fill="FFFFFF" w:themeFill="background1"/>
          </w:tcPr>
          <w:p w14:paraId="09C43B33" w14:textId="77777777" w:rsidR="00912C9F" w:rsidRDefault="00912C9F" w:rsidP="004329E8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701" w:type="dxa"/>
            <w:shd w:val="clear" w:color="auto" w:fill="FFFFFF" w:themeFill="background1"/>
          </w:tcPr>
          <w:p w14:paraId="481FB8D7" w14:textId="77777777" w:rsidR="00912C9F" w:rsidRDefault="00912C9F" w:rsidP="004329E8">
            <w:pPr>
              <w:jc w:val="left"/>
            </w:pPr>
            <w:r>
              <w:rPr>
                <w:rFonts w:hint="eastAsia"/>
              </w:rPr>
              <w:t>センサー値、アメダスデータ表示</w:t>
            </w:r>
          </w:p>
        </w:tc>
        <w:tc>
          <w:tcPr>
            <w:tcW w:w="6096" w:type="dxa"/>
            <w:shd w:val="clear" w:color="auto" w:fill="FFFFFF" w:themeFill="background1"/>
          </w:tcPr>
          <w:p w14:paraId="0402FB7B" w14:textId="0D1C4D67" w:rsidR="00912C9F" w:rsidRDefault="00912C9F" w:rsidP="004329E8">
            <w:pPr>
              <w:jc w:val="left"/>
            </w:pPr>
            <w:r>
              <w:rPr>
                <w:rFonts w:hint="eastAsia"/>
              </w:rPr>
              <w:t>センサー及びアメダスの取得値をグラフ形式で表示する。</w:t>
            </w:r>
          </w:p>
          <w:p w14:paraId="01765C54" w14:textId="77777777" w:rsidR="00912C9F" w:rsidRDefault="00912C9F" w:rsidP="004329E8">
            <w:pPr>
              <w:jc w:val="center"/>
            </w:pPr>
            <w:r w:rsidRPr="007757E5">
              <w:rPr>
                <w:noProof/>
              </w:rPr>
              <w:drawing>
                <wp:inline distT="0" distB="0" distL="0" distR="0" wp14:anchorId="2D173EDC" wp14:editId="6FD33E82">
                  <wp:extent cx="3585711" cy="1216550"/>
                  <wp:effectExtent l="0" t="0" r="0" b="3175"/>
                  <wp:docPr id="31" name="図 1">
                    <a:extLst xmlns:a="http://schemas.openxmlformats.org/drawingml/2006/main">
                      <a:ext uri="{FF2B5EF4-FFF2-40B4-BE49-F238E27FC236}">
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="http://schemas.microsoft.com/office/drawing/2014/main" id="{34780A93-B87A-411C-B100-8DA1FFDE9B73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図 1">
                            <a:extLst>
                              <a:ext uri="{FF2B5EF4-FFF2-40B4-BE49-F238E27FC236}">
      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="http://schemas.microsoft.com/office/drawing/2014/main" id="{34780A93-B87A-411C-B100-8DA1FFDE9B73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/>
                          <a:srcRect l="1358" t="59216" r="68430" b="23044"/>
                          <a:stretch/>
                        </pic:blipFill>
                        <pic:spPr bwMode="auto">
                          <a:xfrm>
                            <a:off x="0" y="0"/>
                            <a:ext cx="3585884" cy="12166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4C0B04C" w14:textId="77777777" w:rsidR="00912C9F" w:rsidRDefault="00912C9F" w:rsidP="004329E8">
            <w:pPr>
              <w:jc w:val="center"/>
            </w:pPr>
            <w:r>
              <w:rPr>
                <w:rFonts w:hint="eastAsia"/>
              </w:rPr>
              <w:t>センサー値表示イメージ</w:t>
            </w:r>
          </w:p>
        </w:tc>
        <w:tc>
          <w:tcPr>
            <w:tcW w:w="992" w:type="dxa"/>
            <w:shd w:val="clear" w:color="auto" w:fill="FFFFFF" w:themeFill="background1"/>
          </w:tcPr>
          <w:p w14:paraId="5A811A13" w14:textId="46BFBA2F" w:rsidR="00912C9F" w:rsidRDefault="00912C9F" w:rsidP="004329E8">
            <w:pPr>
              <w:jc w:val="left"/>
            </w:pPr>
            <w:r>
              <w:rPr>
                <w:rFonts w:hint="eastAsia"/>
              </w:rPr>
              <w:t>クラウド</w:t>
            </w:r>
          </w:p>
        </w:tc>
      </w:tr>
      <w:tr w:rsidR="00912C9F" w:rsidRPr="004030EF" w14:paraId="1B787DD3" w14:textId="25D223FE" w:rsidTr="00912C9F">
        <w:trPr>
          <w:cantSplit/>
        </w:trPr>
        <w:tc>
          <w:tcPr>
            <w:tcW w:w="562" w:type="dxa"/>
            <w:shd w:val="clear" w:color="auto" w:fill="FFFFFF" w:themeFill="background1"/>
          </w:tcPr>
          <w:p w14:paraId="5B8AA656" w14:textId="77777777" w:rsidR="00912C9F" w:rsidRDefault="00912C9F" w:rsidP="004329E8">
            <w:pPr>
              <w:jc w:val="center"/>
            </w:pPr>
            <w:r>
              <w:t>4</w:t>
            </w:r>
          </w:p>
        </w:tc>
        <w:tc>
          <w:tcPr>
            <w:tcW w:w="1701" w:type="dxa"/>
            <w:shd w:val="clear" w:color="auto" w:fill="FFFFFF" w:themeFill="background1"/>
          </w:tcPr>
          <w:p w14:paraId="711C132C" w14:textId="77777777" w:rsidR="00912C9F" w:rsidRDefault="00912C9F" w:rsidP="004329E8">
            <w:pPr>
              <w:jc w:val="left"/>
            </w:pPr>
            <w:r>
              <w:rPr>
                <w:rFonts w:hint="eastAsia"/>
              </w:rPr>
              <w:t>養殖日誌記録</w:t>
            </w:r>
          </w:p>
        </w:tc>
        <w:tc>
          <w:tcPr>
            <w:tcW w:w="6096" w:type="dxa"/>
            <w:shd w:val="clear" w:color="auto" w:fill="FFFFFF" w:themeFill="background1"/>
          </w:tcPr>
          <w:p w14:paraId="5D186855" w14:textId="77777777" w:rsidR="00912C9F" w:rsidRDefault="00912C9F" w:rsidP="004329E8">
            <w:pPr>
              <w:jc w:val="left"/>
            </w:pPr>
            <w:r>
              <w:rPr>
                <w:rFonts w:hint="eastAsia"/>
              </w:rPr>
              <w:t>Webブラウザより、養殖日誌を記録するためのインタフェースを準備する。</w:t>
            </w:r>
          </w:p>
          <w:p w14:paraId="0C676DB5" w14:textId="77777777" w:rsidR="00912C9F" w:rsidRDefault="00912C9F" w:rsidP="004329E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611F119" wp14:editId="495B06E7">
                  <wp:extent cx="3493348" cy="1876425"/>
                  <wp:effectExtent l="0" t="0" r="0" b="0"/>
                  <wp:docPr id="32" name="図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700" t="10393" r="37809" b="32447"/>
                          <a:stretch/>
                        </pic:blipFill>
                        <pic:spPr bwMode="auto">
                          <a:xfrm>
                            <a:off x="0" y="0"/>
                            <a:ext cx="3514393" cy="18877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6E870A6" w14:textId="77777777" w:rsidR="00912C9F" w:rsidRPr="004030EF" w:rsidRDefault="00912C9F" w:rsidP="004329E8">
            <w:pPr>
              <w:jc w:val="center"/>
            </w:pPr>
            <w:r>
              <w:rPr>
                <w:rFonts w:hint="eastAsia"/>
              </w:rPr>
              <w:t>養殖日誌記録イメージ</w:t>
            </w:r>
          </w:p>
        </w:tc>
        <w:tc>
          <w:tcPr>
            <w:tcW w:w="992" w:type="dxa"/>
            <w:shd w:val="clear" w:color="auto" w:fill="FFFFFF" w:themeFill="background1"/>
          </w:tcPr>
          <w:p w14:paraId="09BB9FFE" w14:textId="445686CC" w:rsidR="00912C9F" w:rsidRDefault="00912C9F" w:rsidP="004329E8">
            <w:pPr>
              <w:jc w:val="left"/>
            </w:pPr>
            <w:r>
              <w:rPr>
                <w:rFonts w:hint="eastAsia"/>
              </w:rPr>
              <w:t>クラウド</w:t>
            </w:r>
          </w:p>
        </w:tc>
      </w:tr>
      <w:tr w:rsidR="00912C9F" w:rsidRPr="004030EF" w14:paraId="6830CA81" w14:textId="7DF58925" w:rsidTr="00912C9F">
        <w:trPr>
          <w:cantSplit/>
        </w:trPr>
        <w:tc>
          <w:tcPr>
            <w:tcW w:w="562" w:type="dxa"/>
            <w:shd w:val="clear" w:color="auto" w:fill="FFFFFF" w:themeFill="background1"/>
          </w:tcPr>
          <w:p w14:paraId="787FCC95" w14:textId="77777777" w:rsidR="00912C9F" w:rsidRDefault="00912C9F" w:rsidP="004329E8">
            <w:pPr>
              <w:jc w:val="center"/>
            </w:pPr>
            <w:r>
              <w:t>5</w:t>
            </w:r>
          </w:p>
        </w:tc>
        <w:tc>
          <w:tcPr>
            <w:tcW w:w="1701" w:type="dxa"/>
            <w:shd w:val="clear" w:color="auto" w:fill="FFFFFF" w:themeFill="background1"/>
          </w:tcPr>
          <w:p w14:paraId="59D87487" w14:textId="77777777" w:rsidR="00912C9F" w:rsidRDefault="00912C9F" w:rsidP="004329E8">
            <w:pPr>
              <w:jc w:val="left"/>
            </w:pPr>
            <w:r>
              <w:rPr>
                <w:rFonts w:hint="eastAsia"/>
              </w:rPr>
              <w:t>アラーム連動機能</w:t>
            </w:r>
          </w:p>
        </w:tc>
        <w:tc>
          <w:tcPr>
            <w:tcW w:w="6096" w:type="dxa"/>
            <w:shd w:val="clear" w:color="auto" w:fill="FFFFFF" w:themeFill="background1"/>
          </w:tcPr>
          <w:p w14:paraId="5FFB3762" w14:textId="10B9914B" w:rsidR="00912C9F" w:rsidRPr="004030EF" w:rsidRDefault="00302D09" w:rsidP="004329E8">
            <w:pPr>
              <w:jc w:val="left"/>
            </w:pPr>
            <w:ins w:id="39" w:author="zwr00217@nifty.ne.jp" w:date="2020-04-23T08:48:00Z">
              <w:r>
                <w:rPr>
                  <w:rFonts w:hint="eastAsia"/>
                  <w:noProof/>
                </w:rPr>
                <mc:AlternateContent>
                  <mc:Choice Requires="wps">
                    <w:drawing>
                      <wp:anchor distT="0" distB="0" distL="114300" distR="114300" simplePos="0" relativeHeight="251667456" behindDoc="0" locked="0" layoutInCell="1" allowOverlap="1" wp14:anchorId="3A07AA03" wp14:editId="7678D9B9">
                        <wp:simplePos x="0" y="0"/>
                        <wp:positionH relativeFrom="column">
                          <wp:posOffset>738505</wp:posOffset>
                        </wp:positionH>
                        <wp:positionV relativeFrom="paragraph">
                          <wp:posOffset>1675130</wp:posOffset>
                        </wp:positionV>
                        <wp:extent cx="1419225" cy="342900"/>
                        <wp:effectExtent l="1123950" t="133350" r="28575" b="19050"/>
                        <wp:wrapNone/>
                        <wp:docPr id="4" name="テキスト ボックス 4"/>
                        <wp:cNvGraphicFramePr/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 txBox="1"/>
                              <wps:spPr>
                                <a:xfrm>
                                  <a:off x="0" y="0"/>
                                  <a:ext cx="1419225" cy="342900"/>
                                </a:xfrm>
                                <a:prstGeom prst="wedgeRectCallout">
                                  <a:avLst>
                                    <a:gd name="adj1" fmla="val -128216"/>
                                    <a:gd name="adj2" fmla="val -87500"/>
                                  </a:avLst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solidFill>
                                    <a:prstClr val="black"/>
                                  </a:solidFill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33EA3978" w14:textId="09C6FBF9" w:rsidR="00FD72C4" w:rsidRDefault="00FD72C4">
                                    <w:ins w:id="40" w:author="zwr00217@nifty.ne.jp" w:date="2020-04-23T08:48:00Z">
                                      <w:r>
                                        <w:rPr>
                                          <w:rFonts w:hint="eastAsia"/>
                                        </w:rPr>
                                        <w:t>意味不明</w:t>
                                      </w:r>
                                    </w:ins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a:graphicData>
                        </a:graphic>
                      </wp:anchor>
                    </w:drawing>
                  </mc:Choice>
                  <mc:Fallback>
                    <w:pict>
                      <v:shape id="テキスト ボックス 4" o:spid="_x0000_s1027" type="#_x0000_t61" style="position:absolute;margin-left:58.15pt;margin-top:131.9pt;width:111.75pt;height:27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" adj="-16895,-8100" fillcolor="white [3201]" strokeweight=".5pt">
                        <v:textbox>
                          <w:txbxContent>
                            <w:p w14:paraId="33EA3978" w14:textId="09C6FBF9" w:rsidR="00FD72C4" w:rsidRDefault="00FD72C4">
                              <w:ins w:id="41" w:author="zwr00217@nifty.ne.jp" w:date="2020-04-23T08:48:00Z">
                                <w:r>
                                  <w:rPr>
                                    <w:rFonts w:hint="eastAsia"/>
                                  </w:rPr>
                                  <w:t>意味不明</w:t>
                                </w:r>
                              </w:ins>
                            </w:p>
                          </w:txbxContent>
                        </v:textbox>
                      </v:shape>
                    </w:pict>
                  </mc:Fallback>
                </mc:AlternateContent>
              </w:r>
            </w:ins>
            <w:r w:rsidR="00912C9F">
              <w:rPr>
                <w:rFonts w:hint="eastAsia"/>
              </w:rPr>
              <w:t>センサーから取得した値が、あらかじめ設定された上限値、下限値を超えた場合、L</w:t>
            </w:r>
            <w:r w:rsidR="00912C9F">
              <w:t>ine</w:t>
            </w:r>
            <w:r w:rsidR="00912C9F">
              <w:rPr>
                <w:rFonts w:hint="eastAsia"/>
              </w:rPr>
              <w:t>及びE</w:t>
            </w:r>
            <w:r w:rsidR="00912C9F">
              <w:t>-Mail</w:t>
            </w:r>
            <w:r w:rsidR="00912C9F">
              <w:rPr>
                <w:rFonts w:hint="eastAsia"/>
              </w:rPr>
              <w:t>への通知を行なう。（SMSについては、オプションで対応が可能（有償））</w:t>
            </w:r>
          </w:p>
        </w:tc>
        <w:tc>
          <w:tcPr>
            <w:tcW w:w="992" w:type="dxa"/>
            <w:shd w:val="clear" w:color="auto" w:fill="FFFFFF" w:themeFill="background1"/>
          </w:tcPr>
          <w:p w14:paraId="4F9B4148" w14:textId="37266E7D" w:rsidR="00912C9F" w:rsidRDefault="00912C9F" w:rsidP="004329E8">
            <w:pPr>
              <w:jc w:val="left"/>
            </w:pPr>
            <w:r>
              <w:rPr>
                <w:rFonts w:hint="eastAsia"/>
              </w:rPr>
              <w:t>ローカル</w:t>
            </w:r>
          </w:p>
        </w:tc>
      </w:tr>
      <w:tr w:rsidR="00912C9F" w:rsidRPr="004030EF" w14:paraId="53AA4D9A" w14:textId="12245647" w:rsidTr="00912C9F">
        <w:trPr>
          <w:cantSplit/>
        </w:trPr>
        <w:tc>
          <w:tcPr>
            <w:tcW w:w="562" w:type="dxa"/>
            <w:shd w:val="clear" w:color="auto" w:fill="FFFFFF" w:themeFill="background1"/>
          </w:tcPr>
          <w:p w14:paraId="78072817" w14:textId="43360B71" w:rsidR="00912C9F" w:rsidRDefault="00912C9F" w:rsidP="004329E8">
            <w:pPr>
              <w:jc w:val="center"/>
            </w:pPr>
            <w:r>
              <w:rPr>
                <w:rFonts w:hint="eastAsia"/>
              </w:rPr>
              <w:lastRenderedPageBreak/>
              <w:t>6</w:t>
            </w:r>
          </w:p>
        </w:tc>
        <w:tc>
          <w:tcPr>
            <w:tcW w:w="1701" w:type="dxa"/>
            <w:shd w:val="clear" w:color="auto" w:fill="FFFFFF" w:themeFill="background1"/>
          </w:tcPr>
          <w:p w14:paraId="4599F2EA" w14:textId="1045ED74" w:rsidR="00912C9F" w:rsidRDefault="00912C9F" w:rsidP="004329E8">
            <w:pPr>
              <w:jc w:val="left"/>
            </w:pPr>
            <w:r>
              <w:rPr>
                <w:rFonts w:hint="eastAsia"/>
              </w:rPr>
              <w:t>CSVデータのダウンロード</w:t>
            </w:r>
          </w:p>
        </w:tc>
        <w:tc>
          <w:tcPr>
            <w:tcW w:w="6096" w:type="dxa"/>
            <w:shd w:val="clear" w:color="auto" w:fill="FFFFFF" w:themeFill="background1"/>
          </w:tcPr>
          <w:p w14:paraId="3E08DEE3" w14:textId="6FE2DEF2" w:rsidR="00912C9F" w:rsidRDefault="00912C9F" w:rsidP="00222DFC">
            <w:pPr>
              <w:jc w:val="left"/>
            </w:pPr>
            <w:r>
              <w:rPr>
                <w:rFonts w:hint="eastAsia"/>
              </w:rPr>
              <w:t>センサー値、アメダスデータ、養殖日誌の記録データをCSV形式データとして</w:t>
            </w:r>
            <w:ins w:id="41" w:author="zwr00217@nifty.ne.jp" w:date="2020-04-23T08:49:00Z">
              <w:r w:rsidR="00302D09">
                <w:rPr>
                  <w:rFonts w:hint="eastAsia"/>
                </w:rPr>
                <w:t>クライアント</w:t>
              </w:r>
            </w:ins>
            <w:ins w:id="42" w:author="zwr00217@nifty.ne.jp" w:date="2020-04-23T09:21:00Z">
              <w:r w:rsidR="00222DFC">
                <w:rPr>
                  <w:rFonts w:hint="eastAsia"/>
                </w:rPr>
                <w:t>が</w:t>
              </w:r>
            </w:ins>
            <w:ins w:id="43" w:author="zwr00217@nifty.ne.jp" w:date="2020-04-23T08:49:00Z">
              <w:r w:rsidR="00302D09">
                <w:rPr>
                  <w:rFonts w:hint="eastAsia"/>
                </w:rPr>
                <w:t>ダウンロードできる</w:t>
              </w:r>
            </w:ins>
            <w:del w:id="44" w:author="zwr00217@nifty.ne.jp" w:date="2020-04-23T08:49:00Z">
              <w:r w:rsidDel="00302D09">
                <w:rPr>
                  <w:rFonts w:hint="eastAsia"/>
                </w:rPr>
                <w:delText>保存する</w:delText>
              </w:r>
            </w:del>
            <w:r>
              <w:rPr>
                <w:rFonts w:hint="eastAsia"/>
              </w:rPr>
              <w:t>。</w:t>
            </w:r>
          </w:p>
        </w:tc>
        <w:tc>
          <w:tcPr>
            <w:tcW w:w="992" w:type="dxa"/>
            <w:shd w:val="clear" w:color="auto" w:fill="FFFFFF" w:themeFill="background1"/>
          </w:tcPr>
          <w:p w14:paraId="170EA395" w14:textId="003FD511" w:rsidR="00912C9F" w:rsidRDefault="00912C9F" w:rsidP="004329E8">
            <w:pPr>
              <w:jc w:val="left"/>
            </w:pPr>
            <w:r>
              <w:rPr>
                <w:rFonts w:hint="eastAsia"/>
              </w:rPr>
              <w:t>クラウド</w:t>
            </w:r>
          </w:p>
        </w:tc>
      </w:tr>
      <w:tr w:rsidR="00912C9F" w:rsidRPr="004030EF" w14:paraId="59B39FD1" w14:textId="27A6510A" w:rsidTr="00912C9F">
        <w:trPr>
          <w:cantSplit/>
        </w:trPr>
        <w:tc>
          <w:tcPr>
            <w:tcW w:w="562" w:type="dxa"/>
            <w:shd w:val="clear" w:color="auto" w:fill="FFFFFF" w:themeFill="background1"/>
          </w:tcPr>
          <w:p w14:paraId="32D5A3F6" w14:textId="77777777" w:rsidR="00912C9F" w:rsidRDefault="00912C9F" w:rsidP="004329E8">
            <w:pPr>
              <w:jc w:val="center"/>
            </w:pPr>
            <w:r>
              <w:t>6</w:t>
            </w:r>
          </w:p>
        </w:tc>
        <w:tc>
          <w:tcPr>
            <w:tcW w:w="1701" w:type="dxa"/>
            <w:shd w:val="clear" w:color="auto" w:fill="FFFFFF" w:themeFill="background1"/>
          </w:tcPr>
          <w:p w14:paraId="48FFD9D3" w14:textId="70604540" w:rsidR="00912C9F" w:rsidRDefault="00912C9F" w:rsidP="004329E8">
            <w:pPr>
              <w:jc w:val="left"/>
            </w:pPr>
            <w:r>
              <w:rPr>
                <w:rFonts w:hint="eastAsia"/>
              </w:rPr>
              <w:t>画像生成及び表示</w:t>
            </w:r>
          </w:p>
        </w:tc>
        <w:tc>
          <w:tcPr>
            <w:tcW w:w="6096" w:type="dxa"/>
            <w:shd w:val="clear" w:color="auto" w:fill="FFFFFF" w:themeFill="background1"/>
          </w:tcPr>
          <w:p w14:paraId="2FEB49D8" w14:textId="3BAC006F" w:rsidR="00912C9F" w:rsidRDefault="00912C9F" w:rsidP="004329E8">
            <w:pPr>
              <w:jc w:val="left"/>
            </w:pPr>
            <w:r>
              <w:rPr>
                <w:rFonts w:hint="eastAsia"/>
              </w:rPr>
              <w:t>監視カメラより、1分単位</w:t>
            </w:r>
            <w:ins w:id="45" w:author="zwr00217@nifty.ne.jp" w:date="2020-04-23T08:49:00Z">
              <w:r w:rsidR="00302D09">
                <w:rPr>
                  <w:rFonts w:hint="eastAsia"/>
                </w:rPr>
                <w:t>(回線伝送能力で周期</w:t>
              </w:r>
            </w:ins>
            <w:ins w:id="46" w:author="zwr00217@nifty.ne.jp" w:date="2020-04-23T08:50:00Z">
              <w:r w:rsidR="00302D09">
                <w:rPr>
                  <w:rFonts w:hint="eastAsia"/>
                </w:rPr>
                <w:t>が延びるまたは分解能を粗くすることがある</w:t>
              </w:r>
            </w:ins>
            <w:ins w:id="47" w:author="zwr00217@nifty.ne.jp" w:date="2020-04-23T08:49:00Z">
              <w:r w:rsidR="00302D09">
                <w:rPr>
                  <w:rFonts w:hint="eastAsia"/>
                </w:rPr>
                <w:t>)</w:t>
              </w:r>
            </w:ins>
            <w:r>
              <w:rPr>
                <w:rFonts w:hint="eastAsia"/>
              </w:rPr>
              <w:t>に1枚の画像の生成を行なう。</w:t>
            </w:r>
          </w:p>
          <w:p w14:paraId="315E333A" w14:textId="06CDB299" w:rsidR="00912C9F" w:rsidRDefault="00912C9F" w:rsidP="004329E8">
            <w:pPr>
              <w:jc w:val="left"/>
              <w:rPr>
                <w:noProof/>
              </w:rPr>
            </w:pPr>
            <w:r>
              <w:rPr>
                <w:rFonts w:hint="eastAsia"/>
              </w:rPr>
              <w:t>画像については、詳細画像と、一覧画像をWebブラウザより、時系列で確認が取れる形とする。</w:t>
            </w:r>
            <w:r>
              <w:rPr>
                <w:noProof/>
              </w:rPr>
              <w:t xml:space="preserve"> </w:t>
            </w:r>
          </w:p>
          <w:p w14:paraId="3598D0FF" w14:textId="2ABA2380" w:rsidR="00912C9F" w:rsidRDefault="00912C9F" w:rsidP="00A663B8">
            <w:pPr>
              <w:jc w:val="center"/>
            </w:pPr>
            <w:r w:rsidRPr="00214B68">
              <w:rPr>
                <w:noProof/>
              </w:rPr>
              <w:drawing>
                <wp:inline distT="0" distB="0" distL="0" distR="0" wp14:anchorId="2BF867E4" wp14:editId="73B67270">
                  <wp:extent cx="2112898" cy="1399429"/>
                  <wp:effectExtent l="0" t="0" r="1905" b="0"/>
                  <wp:docPr id="1" name="図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図 34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11="http://schemas.microsoft.com/office/drawing/2016/11/main" r:i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189" cy="14585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F0AC4F" w14:textId="77777777" w:rsidR="00912C9F" w:rsidRDefault="00912C9F" w:rsidP="00A663B8">
            <w:pPr>
              <w:jc w:val="center"/>
            </w:pPr>
          </w:p>
          <w:tbl>
            <w:tblPr>
              <w:tblStyle w:val="a3"/>
              <w:tblW w:w="0" w:type="auto"/>
              <w:jc w:val="center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32"/>
              <w:gridCol w:w="832"/>
              <w:gridCol w:w="833"/>
              <w:gridCol w:w="833"/>
              <w:gridCol w:w="833"/>
              <w:gridCol w:w="833"/>
              <w:gridCol w:w="833"/>
            </w:tblGrid>
            <w:tr w:rsidR="00912C9F" w:rsidRPr="00214B68" w14:paraId="61DDE2D5" w14:textId="77777777" w:rsidTr="00A663B8">
              <w:trPr>
                <w:jc w:val="center"/>
              </w:trPr>
              <w:tc>
                <w:tcPr>
                  <w:tcW w:w="832" w:type="dxa"/>
                </w:tcPr>
                <w:p w14:paraId="05E0137D" w14:textId="77777777" w:rsidR="00912C9F" w:rsidRPr="00214B68" w:rsidRDefault="00912C9F" w:rsidP="004329E8">
                  <w:pPr>
                    <w:jc w:val="left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832" w:type="dxa"/>
                </w:tcPr>
                <w:p w14:paraId="0058469B" w14:textId="77777777" w:rsidR="00912C9F" w:rsidRPr="00214B68" w:rsidRDefault="00912C9F" w:rsidP="004329E8">
                  <w:pPr>
                    <w:jc w:val="center"/>
                    <w:rPr>
                      <w:sz w:val="16"/>
                      <w:szCs w:val="16"/>
                    </w:rPr>
                  </w:pPr>
                  <w:r w:rsidRPr="00214B68">
                    <w:rPr>
                      <w:rFonts w:hint="eastAsia"/>
                      <w:noProof/>
                      <w:sz w:val="16"/>
                      <w:szCs w:val="16"/>
                    </w:rPr>
                    <w:t>00分</w:t>
                  </w:r>
                </w:p>
              </w:tc>
              <w:tc>
                <w:tcPr>
                  <w:tcW w:w="833" w:type="dxa"/>
                </w:tcPr>
                <w:p w14:paraId="55995185" w14:textId="77777777" w:rsidR="00912C9F" w:rsidRPr="00214B68" w:rsidRDefault="00912C9F" w:rsidP="004329E8">
                  <w:pPr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rFonts w:hint="eastAsia"/>
                      <w:sz w:val="16"/>
                      <w:szCs w:val="16"/>
                    </w:rPr>
                    <w:t>1</w:t>
                  </w:r>
                  <w:r>
                    <w:rPr>
                      <w:sz w:val="16"/>
                      <w:szCs w:val="16"/>
                    </w:rPr>
                    <w:t>0</w:t>
                  </w:r>
                  <w:r>
                    <w:rPr>
                      <w:rFonts w:hint="eastAsia"/>
                      <w:sz w:val="16"/>
                      <w:szCs w:val="16"/>
                    </w:rPr>
                    <w:t>分</w:t>
                  </w:r>
                </w:p>
              </w:tc>
              <w:tc>
                <w:tcPr>
                  <w:tcW w:w="833" w:type="dxa"/>
                </w:tcPr>
                <w:p w14:paraId="75D93168" w14:textId="77777777" w:rsidR="00912C9F" w:rsidRPr="00214B68" w:rsidRDefault="00912C9F" w:rsidP="004329E8">
                  <w:pPr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rFonts w:hint="eastAsia"/>
                      <w:sz w:val="16"/>
                      <w:szCs w:val="16"/>
                    </w:rPr>
                    <w:t>2</w:t>
                  </w:r>
                  <w:r>
                    <w:rPr>
                      <w:sz w:val="16"/>
                      <w:szCs w:val="16"/>
                    </w:rPr>
                    <w:t>0</w:t>
                  </w:r>
                  <w:r>
                    <w:rPr>
                      <w:rFonts w:hint="eastAsia"/>
                      <w:sz w:val="16"/>
                      <w:szCs w:val="16"/>
                    </w:rPr>
                    <w:t>分</w:t>
                  </w:r>
                </w:p>
              </w:tc>
              <w:tc>
                <w:tcPr>
                  <w:tcW w:w="833" w:type="dxa"/>
                </w:tcPr>
                <w:p w14:paraId="2849660F" w14:textId="77777777" w:rsidR="00912C9F" w:rsidRPr="00214B68" w:rsidRDefault="00912C9F" w:rsidP="004329E8">
                  <w:pPr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rFonts w:hint="eastAsia"/>
                      <w:sz w:val="16"/>
                      <w:szCs w:val="16"/>
                    </w:rPr>
                    <w:t>30分</w:t>
                  </w:r>
                </w:p>
              </w:tc>
              <w:tc>
                <w:tcPr>
                  <w:tcW w:w="833" w:type="dxa"/>
                </w:tcPr>
                <w:p w14:paraId="22DD09EB" w14:textId="77777777" w:rsidR="00912C9F" w:rsidRPr="00214B68" w:rsidRDefault="00912C9F" w:rsidP="004329E8">
                  <w:pPr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rFonts w:hint="eastAsia"/>
                      <w:sz w:val="16"/>
                      <w:szCs w:val="16"/>
                    </w:rPr>
                    <w:t>40分</w:t>
                  </w:r>
                </w:p>
              </w:tc>
              <w:tc>
                <w:tcPr>
                  <w:tcW w:w="833" w:type="dxa"/>
                </w:tcPr>
                <w:p w14:paraId="14D24641" w14:textId="77777777" w:rsidR="00912C9F" w:rsidRPr="00214B68" w:rsidRDefault="00912C9F" w:rsidP="004329E8">
                  <w:pPr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rFonts w:hint="eastAsia"/>
                      <w:sz w:val="16"/>
                      <w:szCs w:val="16"/>
                    </w:rPr>
                    <w:t>50分</w:t>
                  </w:r>
                </w:p>
              </w:tc>
            </w:tr>
            <w:tr w:rsidR="00912C9F" w:rsidRPr="00214B68" w14:paraId="48F35BC8" w14:textId="77777777" w:rsidTr="00A663B8">
              <w:trPr>
                <w:jc w:val="center"/>
              </w:trPr>
              <w:tc>
                <w:tcPr>
                  <w:tcW w:w="832" w:type="dxa"/>
                </w:tcPr>
                <w:p w14:paraId="18540090" w14:textId="77777777" w:rsidR="00912C9F" w:rsidRPr="00214B68" w:rsidRDefault="00912C9F" w:rsidP="004329E8">
                  <w:pPr>
                    <w:jc w:val="center"/>
                  </w:pPr>
                  <w:r>
                    <w:rPr>
                      <w:rFonts w:hint="eastAsia"/>
                    </w:rPr>
                    <w:t>0</w:t>
                  </w:r>
                  <w:r>
                    <w:t>0</w:t>
                  </w:r>
                  <w:r>
                    <w:rPr>
                      <w:rFonts w:hint="eastAsia"/>
                    </w:rPr>
                    <w:t>時</w:t>
                  </w:r>
                </w:p>
              </w:tc>
              <w:tc>
                <w:tcPr>
                  <w:tcW w:w="832" w:type="dxa"/>
                </w:tcPr>
                <w:p w14:paraId="69A65F77" w14:textId="77777777" w:rsidR="00912C9F" w:rsidRPr="00214B68" w:rsidRDefault="00912C9F" w:rsidP="004329E8">
                  <w:pPr>
                    <w:jc w:val="left"/>
                  </w:pPr>
                  <w:r w:rsidRPr="00214B68">
                    <w:rPr>
                      <w:noProof/>
                    </w:rPr>
                    <w:drawing>
                      <wp:inline distT="0" distB="0" distL="0" distR="0" wp14:anchorId="442495F2" wp14:editId="4A995070">
                        <wp:extent cx="516219" cy="341906"/>
                        <wp:effectExtent l="0" t="0" r="0" b="1270"/>
                        <wp:docPr id="34" name="図 3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4" name="図 3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837473B0-CC2E-450A-ABE3-18F120FF3D39}">
                                      <a1611:picAttrSrcUrl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11="http://schemas.microsoft.com/office/drawing/2016/11/main" r:id="rId1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30177" cy="35115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833" w:type="dxa"/>
                </w:tcPr>
                <w:p w14:paraId="2EA93930" w14:textId="77777777" w:rsidR="00912C9F" w:rsidRPr="00214B68" w:rsidRDefault="00912C9F" w:rsidP="004329E8">
                  <w:pPr>
                    <w:jc w:val="left"/>
                  </w:pPr>
                  <w:r w:rsidRPr="00214B68">
                    <w:rPr>
                      <w:noProof/>
                    </w:rPr>
                    <w:drawing>
                      <wp:inline distT="0" distB="0" distL="0" distR="0" wp14:anchorId="76AFA543" wp14:editId="4B63ED9B">
                        <wp:extent cx="516219" cy="341906"/>
                        <wp:effectExtent l="0" t="0" r="0" b="1270"/>
                        <wp:docPr id="42" name="図 4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4" name="図 3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837473B0-CC2E-450A-ABE3-18F120FF3D39}">
                                      <a1611:picAttrSrcUrl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11="http://schemas.microsoft.com/office/drawing/2016/11/main" r:id="rId1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30177" cy="35115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833" w:type="dxa"/>
                </w:tcPr>
                <w:p w14:paraId="2D03C1ED" w14:textId="77777777" w:rsidR="00912C9F" w:rsidRPr="00214B68" w:rsidRDefault="00912C9F" w:rsidP="004329E8">
                  <w:pPr>
                    <w:jc w:val="left"/>
                  </w:pPr>
                  <w:r w:rsidRPr="00214B68">
                    <w:rPr>
                      <w:noProof/>
                    </w:rPr>
                    <w:drawing>
                      <wp:inline distT="0" distB="0" distL="0" distR="0" wp14:anchorId="539F2D4C" wp14:editId="1C999C38">
                        <wp:extent cx="516219" cy="341906"/>
                        <wp:effectExtent l="0" t="0" r="0" b="1270"/>
                        <wp:docPr id="43" name="図 4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4" name="図 3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837473B0-CC2E-450A-ABE3-18F120FF3D39}">
                                      <a1611:picAttrSrcUrl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11="http://schemas.microsoft.com/office/drawing/2016/11/main" r:id="rId1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30177" cy="35115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833" w:type="dxa"/>
                </w:tcPr>
                <w:p w14:paraId="043372A0" w14:textId="77777777" w:rsidR="00912C9F" w:rsidRPr="00214B68" w:rsidRDefault="00912C9F" w:rsidP="004329E8">
                  <w:pPr>
                    <w:jc w:val="left"/>
                  </w:pPr>
                  <w:r w:rsidRPr="00214B68">
                    <w:rPr>
                      <w:noProof/>
                    </w:rPr>
                    <w:drawing>
                      <wp:inline distT="0" distB="0" distL="0" distR="0" wp14:anchorId="4C0AE17E" wp14:editId="58796DBF">
                        <wp:extent cx="516219" cy="341906"/>
                        <wp:effectExtent l="0" t="0" r="0" b="1270"/>
                        <wp:docPr id="44" name="図 4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4" name="図 3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837473B0-CC2E-450A-ABE3-18F120FF3D39}">
                                      <a1611:picAttrSrcUrl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11="http://schemas.microsoft.com/office/drawing/2016/11/main" r:id="rId1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30177" cy="35115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833" w:type="dxa"/>
                </w:tcPr>
                <w:p w14:paraId="44C10937" w14:textId="77777777" w:rsidR="00912C9F" w:rsidRPr="00214B68" w:rsidRDefault="00912C9F" w:rsidP="004329E8">
                  <w:pPr>
                    <w:jc w:val="left"/>
                  </w:pPr>
                  <w:r w:rsidRPr="00214B68">
                    <w:rPr>
                      <w:noProof/>
                    </w:rPr>
                    <w:drawing>
                      <wp:inline distT="0" distB="0" distL="0" distR="0" wp14:anchorId="45742376" wp14:editId="13812F00">
                        <wp:extent cx="516219" cy="341906"/>
                        <wp:effectExtent l="0" t="0" r="0" b="1270"/>
                        <wp:docPr id="45" name="図 4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4" name="図 3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837473B0-CC2E-450A-ABE3-18F120FF3D39}">
                                      <a1611:picAttrSrcUrl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11="http://schemas.microsoft.com/office/drawing/2016/11/main" r:id="rId1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30177" cy="35115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833" w:type="dxa"/>
                </w:tcPr>
                <w:p w14:paraId="3C8B5973" w14:textId="77777777" w:rsidR="00912C9F" w:rsidRPr="00214B68" w:rsidRDefault="00912C9F" w:rsidP="004329E8">
                  <w:pPr>
                    <w:jc w:val="left"/>
                  </w:pPr>
                  <w:r w:rsidRPr="00214B68">
                    <w:rPr>
                      <w:noProof/>
                    </w:rPr>
                    <w:drawing>
                      <wp:inline distT="0" distB="0" distL="0" distR="0" wp14:anchorId="5DF4D144" wp14:editId="140CF55F">
                        <wp:extent cx="516219" cy="341906"/>
                        <wp:effectExtent l="0" t="0" r="0" b="1270"/>
                        <wp:docPr id="46" name="図 4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4" name="図 3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837473B0-CC2E-450A-ABE3-18F120FF3D39}">
                                      <a1611:picAttrSrcUrl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11="http://schemas.microsoft.com/office/drawing/2016/11/main" r:id="rId1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30177" cy="35115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912C9F" w:rsidRPr="00214B68" w14:paraId="0C2A65D3" w14:textId="77777777" w:rsidTr="00A663B8">
              <w:trPr>
                <w:jc w:val="center"/>
              </w:trPr>
              <w:tc>
                <w:tcPr>
                  <w:tcW w:w="832" w:type="dxa"/>
                </w:tcPr>
                <w:p w14:paraId="3B14DAAD" w14:textId="77777777" w:rsidR="00912C9F" w:rsidRDefault="00912C9F" w:rsidP="004329E8">
                  <w:pPr>
                    <w:jc w:val="center"/>
                  </w:pPr>
                  <w:r>
                    <w:rPr>
                      <w:rFonts w:hint="eastAsia"/>
                    </w:rPr>
                    <w:t>0</w:t>
                  </w:r>
                  <w:r>
                    <w:t>1</w:t>
                  </w:r>
                  <w:r>
                    <w:rPr>
                      <w:rFonts w:hint="eastAsia"/>
                    </w:rPr>
                    <w:t>時</w:t>
                  </w:r>
                </w:p>
              </w:tc>
              <w:tc>
                <w:tcPr>
                  <w:tcW w:w="832" w:type="dxa"/>
                </w:tcPr>
                <w:p w14:paraId="2A160294" w14:textId="77777777" w:rsidR="00912C9F" w:rsidRPr="00214B68" w:rsidRDefault="00912C9F" w:rsidP="004329E8">
                  <w:pPr>
                    <w:jc w:val="left"/>
                    <w:rPr>
                      <w:noProof/>
                    </w:rPr>
                  </w:pPr>
                  <w:r w:rsidRPr="00214B68">
                    <w:rPr>
                      <w:noProof/>
                    </w:rPr>
                    <w:drawing>
                      <wp:inline distT="0" distB="0" distL="0" distR="0" wp14:anchorId="502E04EB" wp14:editId="107F892F">
                        <wp:extent cx="516219" cy="341906"/>
                        <wp:effectExtent l="0" t="0" r="0" b="1270"/>
                        <wp:docPr id="47" name="図 4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4" name="図 3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837473B0-CC2E-450A-ABE3-18F120FF3D39}">
                                      <a1611:picAttrSrcUrl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11="http://schemas.microsoft.com/office/drawing/2016/11/main" r:id="rId1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30177" cy="35115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833" w:type="dxa"/>
                </w:tcPr>
                <w:p w14:paraId="296DB88A" w14:textId="77777777" w:rsidR="00912C9F" w:rsidRPr="00214B68" w:rsidRDefault="00912C9F" w:rsidP="004329E8">
                  <w:pPr>
                    <w:jc w:val="left"/>
                    <w:rPr>
                      <w:noProof/>
                    </w:rPr>
                  </w:pPr>
                  <w:r w:rsidRPr="00214B68">
                    <w:rPr>
                      <w:noProof/>
                    </w:rPr>
                    <w:drawing>
                      <wp:inline distT="0" distB="0" distL="0" distR="0" wp14:anchorId="07BE9370" wp14:editId="352AEE7A">
                        <wp:extent cx="516219" cy="341906"/>
                        <wp:effectExtent l="0" t="0" r="0" b="1270"/>
                        <wp:docPr id="48" name="図 4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4" name="図 3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837473B0-CC2E-450A-ABE3-18F120FF3D39}">
                                      <a1611:picAttrSrcUrl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11="http://schemas.microsoft.com/office/drawing/2016/11/main" r:id="rId1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30177" cy="35115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833" w:type="dxa"/>
                </w:tcPr>
                <w:p w14:paraId="714D58A0" w14:textId="77777777" w:rsidR="00912C9F" w:rsidRPr="00214B68" w:rsidRDefault="00912C9F" w:rsidP="004329E8">
                  <w:pPr>
                    <w:jc w:val="left"/>
                    <w:rPr>
                      <w:noProof/>
                    </w:rPr>
                  </w:pPr>
                  <w:r w:rsidRPr="00214B68">
                    <w:rPr>
                      <w:noProof/>
                    </w:rPr>
                    <w:drawing>
                      <wp:inline distT="0" distB="0" distL="0" distR="0" wp14:anchorId="4B0BA067" wp14:editId="18156058">
                        <wp:extent cx="516219" cy="341906"/>
                        <wp:effectExtent l="0" t="0" r="0" b="1270"/>
                        <wp:docPr id="49" name="図 4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4" name="図 3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837473B0-CC2E-450A-ABE3-18F120FF3D39}">
                                      <a1611:picAttrSrcUrl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11="http://schemas.microsoft.com/office/drawing/2016/11/main" r:id="rId1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30177" cy="35115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833" w:type="dxa"/>
                </w:tcPr>
                <w:p w14:paraId="3F4DF1CE" w14:textId="77777777" w:rsidR="00912C9F" w:rsidRPr="00214B68" w:rsidRDefault="00912C9F" w:rsidP="004329E8">
                  <w:pPr>
                    <w:jc w:val="left"/>
                    <w:rPr>
                      <w:noProof/>
                    </w:rPr>
                  </w:pPr>
                  <w:r w:rsidRPr="00214B68">
                    <w:rPr>
                      <w:noProof/>
                    </w:rPr>
                    <w:drawing>
                      <wp:inline distT="0" distB="0" distL="0" distR="0" wp14:anchorId="071DCA0B" wp14:editId="1CDCB2B5">
                        <wp:extent cx="516219" cy="341906"/>
                        <wp:effectExtent l="0" t="0" r="0" b="1270"/>
                        <wp:docPr id="50" name="図 5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4" name="図 3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837473B0-CC2E-450A-ABE3-18F120FF3D39}">
                                      <a1611:picAttrSrcUrl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11="http://schemas.microsoft.com/office/drawing/2016/11/main" r:id="rId1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30177" cy="35115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833" w:type="dxa"/>
                </w:tcPr>
                <w:p w14:paraId="2C423318" w14:textId="77777777" w:rsidR="00912C9F" w:rsidRPr="00214B68" w:rsidRDefault="00912C9F" w:rsidP="004329E8">
                  <w:pPr>
                    <w:jc w:val="left"/>
                    <w:rPr>
                      <w:noProof/>
                    </w:rPr>
                  </w:pPr>
                  <w:r w:rsidRPr="00214B68">
                    <w:rPr>
                      <w:noProof/>
                    </w:rPr>
                    <w:drawing>
                      <wp:inline distT="0" distB="0" distL="0" distR="0" wp14:anchorId="59C091C2" wp14:editId="4BA4AEAB">
                        <wp:extent cx="516219" cy="341906"/>
                        <wp:effectExtent l="0" t="0" r="0" b="1270"/>
                        <wp:docPr id="51" name="図 5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4" name="図 3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837473B0-CC2E-450A-ABE3-18F120FF3D39}">
                                      <a1611:picAttrSrcUrl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11="http://schemas.microsoft.com/office/drawing/2016/11/main" r:id="rId1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30177" cy="35115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833" w:type="dxa"/>
                </w:tcPr>
                <w:p w14:paraId="02AEEF99" w14:textId="77777777" w:rsidR="00912C9F" w:rsidRPr="00214B68" w:rsidRDefault="00912C9F" w:rsidP="004329E8">
                  <w:pPr>
                    <w:jc w:val="left"/>
                    <w:rPr>
                      <w:noProof/>
                    </w:rPr>
                  </w:pPr>
                  <w:r w:rsidRPr="00214B68">
                    <w:rPr>
                      <w:noProof/>
                    </w:rPr>
                    <w:drawing>
                      <wp:inline distT="0" distB="0" distL="0" distR="0" wp14:anchorId="07CDC53E" wp14:editId="7C149D4F">
                        <wp:extent cx="516219" cy="341906"/>
                        <wp:effectExtent l="0" t="0" r="0" b="1270"/>
                        <wp:docPr id="52" name="図 5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4" name="図 3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837473B0-CC2E-450A-ABE3-18F120FF3D39}">
                                      <a1611:picAttrSrcUrl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11="http://schemas.microsoft.com/office/drawing/2016/11/main" r:id="rId1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30177" cy="35115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912C9F" w:rsidRPr="00214B68" w14:paraId="4B485A94" w14:textId="77777777" w:rsidTr="00A663B8">
              <w:trPr>
                <w:jc w:val="center"/>
              </w:trPr>
              <w:tc>
                <w:tcPr>
                  <w:tcW w:w="832" w:type="dxa"/>
                </w:tcPr>
                <w:p w14:paraId="51910DB2" w14:textId="77777777" w:rsidR="00912C9F" w:rsidRDefault="00912C9F" w:rsidP="004329E8">
                  <w:pPr>
                    <w:jc w:val="center"/>
                  </w:pPr>
                  <w:r>
                    <w:rPr>
                      <w:rFonts w:hint="eastAsia"/>
                    </w:rPr>
                    <w:t>0</w:t>
                  </w:r>
                  <w:r>
                    <w:t>2</w:t>
                  </w:r>
                  <w:r>
                    <w:rPr>
                      <w:rFonts w:hint="eastAsia"/>
                    </w:rPr>
                    <w:t>時</w:t>
                  </w:r>
                </w:p>
              </w:tc>
              <w:tc>
                <w:tcPr>
                  <w:tcW w:w="832" w:type="dxa"/>
                </w:tcPr>
                <w:p w14:paraId="44C73F6B" w14:textId="77777777" w:rsidR="00912C9F" w:rsidRPr="00214B68" w:rsidRDefault="00912C9F" w:rsidP="004329E8">
                  <w:pPr>
                    <w:jc w:val="left"/>
                    <w:rPr>
                      <w:noProof/>
                    </w:rPr>
                  </w:pPr>
                  <w:r w:rsidRPr="00214B68">
                    <w:rPr>
                      <w:noProof/>
                    </w:rPr>
                    <w:drawing>
                      <wp:inline distT="0" distB="0" distL="0" distR="0" wp14:anchorId="3DE3CBF9" wp14:editId="6714D510">
                        <wp:extent cx="516219" cy="341906"/>
                        <wp:effectExtent l="0" t="0" r="0" b="1270"/>
                        <wp:docPr id="53" name="図 5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4" name="図 3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837473B0-CC2E-450A-ABE3-18F120FF3D39}">
                                      <a1611:picAttrSrcUrl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11="http://schemas.microsoft.com/office/drawing/2016/11/main" r:id="rId1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30177" cy="35115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833" w:type="dxa"/>
                </w:tcPr>
                <w:p w14:paraId="2AD8CDA7" w14:textId="77777777" w:rsidR="00912C9F" w:rsidRPr="00214B68" w:rsidRDefault="00912C9F" w:rsidP="004329E8">
                  <w:pPr>
                    <w:jc w:val="left"/>
                    <w:rPr>
                      <w:noProof/>
                    </w:rPr>
                  </w:pPr>
                  <w:r w:rsidRPr="00214B68">
                    <w:rPr>
                      <w:noProof/>
                    </w:rPr>
                    <w:drawing>
                      <wp:inline distT="0" distB="0" distL="0" distR="0" wp14:anchorId="253EBD33" wp14:editId="72ED2710">
                        <wp:extent cx="516219" cy="341906"/>
                        <wp:effectExtent l="0" t="0" r="0" b="1270"/>
                        <wp:docPr id="54" name="図 5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4" name="図 3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837473B0-CC2E-450A-ABE3-18F120FF3D39}">
                                      <a1611:picAttrSrcUrl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11="http://schemas.microsoft.com/office/drawing/2016/11/main" r:id="rId1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30177" cy="35115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833" w:type="dxa"/>
                </w:tcPr>
                <w:p w14:paraId="5A565B14" w14:textId="77777777" w:rsidR="00912C9F" w:rsidRPr="00214B68" w:rsidRDefault="00912C9F" w:rsidP="004329E8">
                  <w:pPr>
                    <w:jc w:val="left"/>
                    <w:rPr>
                      <w:noProof/>
                    </w:rPr>
                  </w:pPr>
                  <w:r w:rsidRPr="00214B68">
                    <w:rPr>
                      <w:noProof/>
                    </w:rPr>
                    <w:drawing>
                      <wp:inline distT="0" distB="0" distL="0" distR="0" wp14:anchorId="0F009357" wp14:editId="24213445">
                        <wp:extent cx="516219" cy="341906"/>
                        <wp:effectExtent l="0" t="0" r="0" b="1270"/>
                        <wp:docPr id="55" name="図 5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4" name="図 3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837473B0-CC2E-450A-ABE3-18F120FF3D39}">
                                      <a1611:picAttrSrcUrl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11="http://schemas.microsoft.com/office/drawing/2016/11/main" r:id="rId1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30177" cy="35115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833" w:type="dxa"/>
                </w:tcPr>
                <w:p w14:paraId="3DF0FF2F" w14:textId="77777777" w:rsidR="00912C9F" w:rsidRPr="00214B68" w:rsidRDefault="00912C9F" w:rsidP="004329E8">
                  <w:pPr>
                    <w:jc w:val="left"/>
                    <w:rPr>
                      <w:noProof/>
                    </w:rPr>
                  </w:pPr>
                  <w:r w:rsidRPr="00214B68">
                    <w:rPr>
                      <w:noProof/>
                    </w:rPr>
                    <w:drawing>
                      <wp:inline distT="0" distB="0" distL="0" distR="0" wp14:anchorId="28DEEF5E" wp14:editId="0B91BAC0">
                        <wp:extent cx="516219" cy="341906"/>
                        <wp:effectExtent l="0" t="0" r="0" b="1270"/>
                        <wp:docPr id="56" name="図 5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4" name="図 3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837473B0-CC2E-450A-ABE3-18F120FF3D39}">
                                      <a1611:picAttrSrcUrl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11="http://schemas.microsoft.com/office/drawing/2016/11/main" r:id="rId1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30177" cy="35115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833" w:type="dxa"/>
                </w:tcPr>
                <w:p w14:paraId="617A7DA5" w14:textId="77777777" w:rsidR="00912C9F" w:rsidRPr="00214B68" w:rsidRDefault="00912C9F" w:rsidP="004329E8">
                  <w:pPr>
                    <w:jc w:val="left"/>
                    <w:rPr>
                      <w:noProof/>
                    </w:rPr>
                  </w:pPr>
                  <w:r w:rsidRPr="00214B68">
                    <w:rPr>
                      <w:noProof/>
                    </w:rPr>
                    <w:drawing>
                      <wp:inline distT="0" distB="0" distL="0" distR="0" wp14:anchorId="70B603CE" wp14:editId="11BCEE8C">
                        <wp:extent cx="516219" cy="341906"/>
                        <wp:effectExtent l="0" t="0" r="0" b="1270"/>
                        <wp:docPr id="57" name="図 5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4" name="図 3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837473B0-CC2E-450A-ABE3-18F120FF3D39}">
                                      <a1611:picAttrSrcUrl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11="http://schemas.microsoft.com/office/drawing/2016/11/main" r:id="rId1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30177" cy="35115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833" w:type="dxa"/>
                </w:tcPr>
                <w:p w14:paraId="33331F66" w14:textId="77777777" w:rsidR="00912C9F" w:rsidRPr="00214B68" w:rsidRDefault="00912C9F" w:rsidP="004329E8">
                  <w:pPr>
                    <w:jc w:val="left"/>
                    <w:rPr>
                      <w:noProof/>
                    </w:rPr>
                  </w:pPr>
                  <w:r w:rsidRPr="00214B68">
                    <w:rPr>
                      <w:noProof/>
                    </w:rPr>
                    <w:drawing>
                      <wp:inline distT="0" distB="0" distL="0" distR="0" wp14:anchorId="18183C51" wp14:editId="74CE9F87">
                        <wp:extent cx="516219" cy="341906"/>
                        <wp:effectExtent l="0" t="0" r="0" b="1270"/>
                        <wp:docPr id="58" name="図 5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4" name="図 3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837473B0-CC2E-450A-ABE3-18F120FF3D39}">
                                      <a1611:picAttrSrcUrl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11="http://schemas.microsoft.com/office/drawing/2016/11/main" r:id="rId1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30177" cy="35115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912C9F" w:rsidRPr="00214B68" w14:paraId="13A6CFBC" w14:textId="77777777" w:rsidTr="00A663B8">
              <w:trPr>
                <w:jc w:val="center"/>
              </w:trPr>
              <w:tc>
                <w:tcPr>
                  <w:tcW w:w="832" w:type="dxa"/>
                </w:tcPr>
                <w:p w14:paraId="31C7C765" w14:textId="77777777" w:rsidR="00912C9F" w:rsidRDefault="00912C9F" w:rsidP="004329E8">
                  <w:pPr>
                    <w:jc w:val="center"/>
                  </w:pPr>
                  <w:r>
                    <w:rPr>
                      <w:rFonts w:hint="eastAsia"/>
                    </w:rPr>
                    <w:t>0</w:t>
                  </w:r>
                  <w:r>
                    <w:t>3</w:t>
                  </w:r>
                  <w:r>
                    <w:rPr>
                      <w:rFonts w:hint="eastAsia"/>
                    </w:rPr>
                    <w:t>時</w:t>
                  </w:r>
                </w:p>
              </w:tc>
              <w:tc>
                <w:tcPr>
                  <w:tcW w:w="832" w:type="dxa"/>
                </w:tcPr>
                <w:p w14:paraId="5839292F" w14:textId="77777777" w:rsidR="00912C9F" w:rsidRPr="00214B68" w:rsidRDefault="00912C9F" w:rsidP="004329E8">
                  <w:pPr>
                    <w:jc w:val="left"/>
                    <w:rPr>
                      <w:noProof/>
                    </w:rPr>
                  </w:pPr>
                  <w:r w:rsidRPr="00214B68">
                    <w:rPr>
                      <w:noProof/>
                    </w:rPr>
                    <w:drawing>
                      <wp:inline distT="0" distB="0" distL="0" distR="0" wp14:anchorId="35CAEF69" wp14:editId="454F623D">
                        <wp:extent cx="516219" cy="341906"/>
                        <wp:effectExtent l="0" t="0" r="0" b="1270"/>
                        <wp:docPr id="59" name="図 5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4" name="図 3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837473B0-CC2E-450A-ABE3-18F120FF3D39}">
                                      <a1611:picAttrSrcUrl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11="http://schemas.microsoft.com/office/drawing/2016/11/main" r:id="rId1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30177" cy="35115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833" w:type="dxa"/>
                </w:tcPr>
                <w:p w14:paraId="23EDD275" w14:textId="77777777" w:rsidR="00912C9F" w:rsidRPr="00214B68" w:rsidRDefault="00912C9F" w:rsidP="004329E8">
                  <w:pPr>
                    <w:jc w:val="left"/>
                    <w:rPr>
                      <w:noProof/>
                    </w:rPr>
                  </w:pPr>
                  <w:r w:rsidRPr="00214B68">
                    <w:rPr>
                      <w:noProof/>
                    </w:rPr>
                    <w:drawing>
                      <wp:inline distT="0" distB="0" distL="0" distR="0" wp14:anchorId="1178A8DC" wp14:editId="5CF2CC92">
                        <wp:extent cx="516219" cy="341906"/>
                        <wp:effectExtent l="0" t="0" r="0" b="1270"/>
                        <wp:docPr id="60" name="図 6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4" name="図 3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837473B0-CC2E-450A-ABE3-18F120FF3D39}">
                                      <a1611:picAttrSrcUrl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11="http://schemas.microsoft.com/office/drawing/2016/11/main" r:id="rId1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30177" cy="35115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833" w:type="dxa"/>
                </w:tcPr>
                <w:p w14:paraId="75AF98EF" w14:textId="77777777" w:rsidR="00912C9F" w:rsidRPr="00214B68" w:rsidRDefault="00912C9F" w:rsidP="004329E8">
                  <w:pPr>
                    <w:jc w:val="left"/>
                    <w:rPr>
                      <w:noProof/>
                    </w:rPr>
                  </w:pPr>
                  <w:r w:rsidRPr="00214B68">
                    <w:rPr>
                      <w:noProof/>
                    </w:rPr>
                    <w:drawing>
                      <wp:inline distT="0" distB="0" distL="0" distR="0" wp14:anchorId="699EF645" wp14:editId="125AB13A">
                        <wp:extent cx="516219" cy="341906"/>
                        <wp:effectExtent l="0" t="0" r="0" b="1270"/>
                        <wp:docPr id="61" name="図 6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4" name="図 3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837473B0-CC2E-450A-ABE3-18F120FF3D39}">
                                      <a1611:picAttrSrcUrl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11="http://schemas.microsoft.com/office/drawing/2016/11/main" r:id="rId1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30177" cy="35115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833" w:type="dxa"/>
                </w:tcPr>
                <w:p w14:paraId="6C8AFF22" w14:textId="77777777" w:rsidR="00912C9F" w:rsidRPr="00214B68" w:rsidRDefault="00912C9F" w:rsidP="004329E8">
                  <w:pPr>
                    <w:jc w:val="left"/>
                    <w:rPr>
                      <w:noProof/>
                    </w:rPr>
                  </w:pPr>
                  <w:r w:rsidRPr="00214B68">
                    <w:rPr>
                      <w:noProof/>
                    </w:rPr>
                    <w:drawing>
                      <wp:inline distT="0" distB="0" distL="0" distR="0" wp14:anchorId="3C4DB0B9" wp14:editId="0B817AF5">
                        <wp:extent cx="516219" cy="341906"/>
                        <wp:effectExtent l="0" t="0" r="0" b="1270"/>
                        <wp:docPr id="62" name="図 6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4" name="図 3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837473B0-CC2E-450A-ABE3-18F120FF3D39}">
                                      <a1611:picAttrSrcUrl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11="http://schemas.microsoft.com/office/drawing/2016/11/main" r:id="rId1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30177" cy="35115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833" w:type="dxa"/>
                </w:tcPr>
                <w:p w14:paraId="2B6AB45D" w14:textId="77777777" w:rsidR="00912C9F" w:rsidRPr="00214B68" w:rsidRDefault="00912C9F" w:rsidP="004329E8">
                  <w:pPr>
                    <w:jc w:val="left"/>
                    <w:rPr>
                      <w:noProof/>
                    </w:rPr>
                  </w:pPr>
                  <w:r w:rsidRPr="00214B68">
                    <w:rPr>
                      <w:noProof/>
                    </w:rPr>
                    <w:drawing>
                      <wp:inline distT="0" distB="0" distL="0" distR="0" wp14:anchorId="0156C301" wp14:editId="7883A11A">
                        <wp:extent cx="516219" cy="341906"/>
                        <wp:effectExtent l="0" t="0" r="0" b="1270"/>
                        <wp:docPr id="63" name="図 6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4" name="図 3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837473B0-CC2E-450A-ABE3-18F120FF3D39}">
                                      <a1611:picAttrSrcUrl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11="http://schemas.microsoft.com/office/drawing/2016/11/main" r:id="rId1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30177" cy="35115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833" w:type="dxa"/>
                </w:tcPr>
                <w:p w14:paraId="379614C0" w14:textId="77777777" w:rsidR="00912C9F" w:rsidRPr="00214B68" w:rsidRDefault="00912C9F" w:rsidP="004329E8">
                  <w:pPr>
                    <w:jc w:val="left"/>
                    <w:rPr>
                      <w:noProof/>
                    </w:rPr>
                  </w:pPr>
                  <w:r w:rsidRPr="00214B68">
                    <w:rPr>
                      <w:noProof/>
                    </w:rPr>
                    <w:drawing>
                      <wp:inline distT="0" distB="0" distL="0" distR="0" wp14:anchorId="6CC854EF" wp14:editId="5C6F4F2E">
                        <wp:extent cx="516219" cy="341906"/>
                        <wp:effectExtent l="0" t="0" r="0" b="1270"/>
                        <wp:docPr id="1024" name="図 102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4" name="図 3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837473B0-CC2E-450A-ABE3-18F120FF3D39}">
                                      <a1611:picAttrSrcUrl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11="http://schemas.microsoft.com/office/drawing/2016/11/main" r:id="rId1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30177" cy="35115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017C2BCE" w14:textId="5CA10C41" w:rsidR="00912C9F" w:rsidRPr="004030EF" w:rsidRDefault="00912C9F" w:rsidP="004329E8">
            <w:pPr>
              <w:jc w:val="center"/>
            </w:pPr>
            <w:r>
              <w:rPr>
                <w:rFonts w:hint="eastAsia"/>
              </w:rPr>
              <w:t>詳細画像、一覧画像表示イメージ</w:t>
            </w:r>
          </w:p>
        </w:tc>
        <w:tc>
          <w:tcPr>
            <w:tcW w:w="992" w:type="dxa"/>
            <w:shd w:val="clear" w:color="auto" w:fill="FFFFFF" w:themeFill="background1"/>
          </w:tcPr>
          <w:p w14:paraId="327FB22B" w14:textId="7E72B7C3" w:rsidR="00912C9F" w:rsidRDefault="00912C9F" w:rsidP="004329E8">
            <w:pPr>
              <w:jc w:val="left"/>
            </w:pPr>
            <w:r>
              <w:rPr>
                <w:rFonts w:hint="eastAsia"/>
              </w:rPr>
              <w:t>クラウド</w:t>
            </w:r>
          </w:p>
        </w:tc>
      </w:tr>
      <w:tr w:rsidR="00912C9F" w:rsidRPr="004030EF" w14:paraId="102ED286" w14:textId="67E2E4AD" w:rsidTr="00912C9F">
        <w:trPr>
          <w:cantSplit/>
        </w:trPr>
        <w:tc>
          <w:tcPr>
            <w:tcW w:w="562" w:type="dxa"/>
            <w:shd w:val="clear" w:color="auto" w:fill="FFFFFF" w:themeFill="background1"/>
          </w:tcPr>
          <w:p w14:paraId="611B2DB1" w14:textId="735E3949" w:rsidR="00912C9F" w:rsidRDefault="00912C9F" w:rsidP="004329E8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701" w:type="dxa"/>
            <w:shd w:val="clear" w:color="auto" w:fill="FFFFFF" w:themeFill="background1"/>
          </w:tcPr>
          <w:p w14:paraId="6AB4DA1B" w14:textId="6879D9FB" w:rsidR="00912C9F" w:rsidRDefault="00912C9F" w:rsidP="004329E8">
            <w:pPr>
              <w:jc w:val="left"/>
            </w:pPr>
            <w:r>
              <w:rPr>
                <w:rFonts w:hint="eastAsia"/>
              </w:rPr>
              <w:t>動画の録画</w:t>
            </w:r>
          </w:p>
        </w:tc>
        <w:tc>
          <w:tcPr>
            <w:tcW w:w="6096" w:type="dxa"/>
            <w:shd w:val="clear" w:color="auto" w:fill="FFFFFF" w:themeFill="background1"/>
          </w:tcPr>
          <w:p w14:paraId="372032D9" w14:textId="57F03B69" w:rsidR="00912C9F" w:rsidRDefault="00912C9F" w:rsidP="00D8577F">
            <w:pPr>
              <w:jc w:val="left"/>
            </w:pPr>
            <w:r>
              <w:rPr>
                <w:rFonts w:hint="eastAsia"/>
              </w:rPr>
              <w:t>監視カメラよりリアルタイム視聴及び、動画の録画を行なう。（視聴及び、録画については、</w:t>
            </w:r>
            <w:ins w:id="48" w:author="zwr00217@nifty.ne.jp" w:date="2020-04-23T08:51:00Z">
              <w:r w:rsidR="00302D09">
                <w:rPr>
                  <w:rFonts w:hint="eastAsia"/>
                </w:rPr>
                <w:t>クライアントではなく</w:t>
              </w:r>
            </w:ins>
            <w:ins w:id="49" w:author="zwr00217@nifty.ne.jp" w:date="2020-04-23T08:50:00Z">
              <w:r w:rsidR="00302D09">
                <w:rPr>
                  <w:rFonts w:hint="eastAsia"/>
                </w:rPr>
                <w:t>現場に</w:t>
              </w:r>
            </w:ins>
            <w:r>
              <w:rPr>
                <w:rFonts w:hint="eastAsia"/>
              </w:rPr>
              <w:t>設置したPC</w:t>
            </w:r>
            <w:del w:id="50" w:author="zwr00217@nifty.ne.jp" w:date="2020-04-23T09:35:00Z">
              <w:r w:rsidDel="00D8577F">
                <w:rPr>
                  <w:rFonts w:hint="eastAsia"/>
                </w:rPr>
                <w:delText>よりの</w:delText>
              </w:r>
            </w:del>
            <w:ins w:id="51" w:author="zwr00217@nifty.ne.jp" w:date="2020-04-23T09:35:00Z">
              <w:r w:rsidR="00D8577F">
                <w:rPr>
                  <w:rFonts w:hint="eastAsia"/>
                </w:rPr>
                <w:t>から</w:t>
              </w:r>
            </w:ins>
            <w:r>
              <w:rPr>
                <w:rFonts w:hint="eastAsia"/>
              </w:rPr>
              <w:t>視聴が前提となります。）</w:t>
            </w:r>
          </w:p>
        </w:tc>
        <w:tc>
          <w:tcPr>
            <w:tcW w:w="992" w:type="dxa"/>
            <w:shd w:val="clear" w:color="auto" w:fill="FFFFFF" w:themeFill="background1"/>
          </w:tcPr>
          <w:p w14:paraId="066B9E83" w14:textId="24728128" w:rsidR="00912C9F" w:rsidRDefault="00912C9F" w:rsidP="004329E8">
            <w:pPr>
              <w:jc w:val="left"/>
            </w:pPr>
            <w:r>
              <w:rPr>
                <w:rFonts w:hint="eastAsia"/>
              </w:rPr>
              <w:t>ローカル</w:t>
            </w:r>
          </w:p>
        </w:tc>
      </w:tr>
    </w:tbl>
    <w:p w14:paraId="5830AC36" w14:textId="0B64452A" w:rsidR="004329E8" w:rsidRDefault="00CB5CE7" w:rsidP="004329E8">
      <w:pPr>
        <w:tabs>
          <w:tab w:val="left" w:pos="624"/>
          <w:tab w:val="left" w:pos="2325"/>
          <w:tab w:val="left" w:pos="8846"/>
        </w:tabs>
        <w:ind w:left="62"/>
        <w:jc w:val="left"/>
      </w:pPr>
      <w:bookmarkStart w:id="52" w:name="_GoBack"/>
      <w:bookmarkEnd w:id="52"/>
      <w:ins w:id="53" w:author="zwr00217@nifty.ne.jp" w:date="2020-04-23T09:26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9504" behindDoc="0" locked="0" layoutInCell="1" allowOverlap="1" wp14:anchorId="20BE2012" wp14:editId="0C967278">
                  <wp:simplePos x="0" y="0"/>
                  <wp:positionH relativeFrom="column">
                    <wp:posOffset>70485</wp:posOffset>
                  </wp:positionH>
                  <wp:positionV relativeFrom="paragraph">
                    <wp:posOffset>365760</wp:posOffset>
                  </wp:positionV>
                  <wp:extent cx="5486400" cy="1905000"/>
                  <wp:effectExtent l="0" t="0" r="19050" b="19050"/>
                  <wp:wrapNone/>
                  <wp:docPr id="23" name="テキスト ボックス 2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5486400" cy="19050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DE6DFA6" w14:textId="6383C31C" w:rsidR="00CB5CE7" w:rsidRDefault="00CB5CE7">
                              <w:pPr>
                                <w:rPr>
                                  <w:ins w:id="54" w:author="zwr00217@nifty.ne.jp" w:date="2020-04-23T09:26:00Z"/>
                                </w:rPr>
                              </w:pPr>
                              <w:ins w:id="55" w:author="zwr00217@nifty.ne.jp" w:date="2020-04-23T09:26:00Z">
                                <w:r>
                                  <w:rPr>
                                    <w:rFonts w:hint="eastAsia"/>
                                  </w:rPr>
                                  <w:t>復電再スタート</w:t>
                                </w:r>
                              </w:ins>
                            </w:p>
                            <w:p w14:paraId="50E0FE49" w14:textId="16599E81" w:rsidR="00CB5CE7" w:rsidRDefault="00CB5CE7">
                              <w:pPr>
                                <w:rPr>
                                  <w:ins w:id="56" w:author="zwr00217@nifty.ne.jp" w:date="2020-04-23T09:29:00Z"/>
                                </w:rPr>
                              </w:pPr>
                              <w:ins w:id="57" w:author="zwr00217@nifty.ne.jp" w:date="2020-04-23T09:26:00Z">
                                <w:r>
                                  <w:rPr>
                                    <w:rFonts w:hint="eastAsia"/>
                                  </w:rPr>
                                  <w:t>アラーム監視：設定値</w:t>
                                </w:r>
                              </w:ins>
                              <w:ins w:id="58" w:author="zwr00217@nifty.ne.jp" w:date="2020-04-23T09:27:00Z">
                                <w:r>
                                  <w:rPr>
                                    <w:rFonts w:hint="eastAsia"/>
                                  </w:rPr>
                                  <w:t>(上下限値、送信先など)</w:t>
                                </w:r>
                              </w:ins>
                              <w:ins w:id="59" w:author="zwr00217@nifty.ne.jp" w:date="2020-04-23T09:26:00Z">
                                <w:r>
                                  <w:rPr>
                                    <w:rFonts w:hint="eastAsia"/>
                                  </w:rPr>
                                  <w:t>の変更法</w:t>
                                </w:r>
                              </w:ins>
                            </w:p>
                            <w:p w14:paraId="5D3AE883" w14:textId="5593FF8E" w:rsidR="00CB5CE7" w:rsidRDefault="00CB5CE7">
                              <w:pPr>
                                <w:rPr>
                                  <w:ins w:id="60" w:author="zwr00217@nifty.ne.jp" w:date="2020-04-23T09:27:00Z"/>
                                </w:rPr>
                              </w:pPr>
                              <w:ins w:id="61" w:author="zwr00217@nifty.ne.jp" w:date="2020-04-23T09:30:00Z">
                                <w:r>
                                  <w:rPr>
                                    <w:rFonts w:hint="eastAsia"/>
                                  </w:rPr>
                                  <w:t xml:space="preserve">　　</w:t>
                                </w:r>
                              </w:ins>
                              <w:ins w:id="62" w:author="zwr00217@nifty.ne.jp" w:date="2020-04-23T09:42:00Z">
                                <w:r w:rsidR="002556D5">
                                  <w:rPr>
                                    <w:rFonts w:hint="eastAsia"/>
                                  </w:rPr>
                                  <w:t xml:space="preserve">　　　　　</w:t>
                                </w:r>
                              </w:ins>
                              <w:ins w:id="63" w:author="zwr00217@nifty.ne.jp" w:date="2020-04-23T09:30:00Z">
                                <w:r>
                                  <w:rPr>
                                    <w:rFonts w:hint="eastAsia"/>
                                  </w:rPr>
                                  <w:t>監視：上下限だけでなく、変化量等も</w:t>
                                </w:r>
                              </w:ins>
                            </w:p>
                            <w:p w14:paraId="07226CEB" w14:textId="022B1C2E" w:rsidR="00CB5CE7" w:rsidRDefault="00CB5CE7">
                              <w:pPr>
                                <w:rPr>
                                  <w:rFonts w:hint="eastAsia"/>
                                </w:rPr>
                              </w:pPr>
                              <w:ins w:id="64" w:author="zwr00217@nifty.ne.jp" w:date="2020-04-23T09:27:00Z">
                                <w:r>
                                  <w:rPr>
                                    <w:rFonts w:hint="eastAsia"/>
                                  </w:rPr>
                                  <w:t>データ入力10分毎のトリガ？</w:t>
                                </w:r>
                              </w:ins>
                              <w:ins w:id="65" w:author="zwr00217@nifty.ne.jp" w:date="2020-04-23T09:35:00Z">
                                <w:r w:rsidR="00D8577F">
                                  <w:rPr>
                                    <w:rFonts w:hint="eastAsia"/>
                                  </w:rPr>
                                  <w:t>（どのようなときに欠測するかをあらかじめ想定しておきたい）</w:t>
                                </w:r>
                              </w:ins>
                            </w:p>
                            <w:p w14:paraId="0D314816" w14:textId="72FCB461" w:rsidR="002556D5" w:rsidRDefault="002556D5">
                              <w:pPr>
                                <w:rPr>
                                  <w:ins w:id="66" w:author="zwr00217@nifty.ne.jp" w:date="2020-04-23T09:35:00Z"/>
                                </w:rPr>
                              </w:pPr>
                              <w:ins w:id="67" w:author="zwr00217@nifty.ne.jp" w:date="2020-04-23T09:41:00Z">
                                <w:r>
                                  <w:rPr>
                                    <w:rFonts w:hint="eastAsia"/>
                                  </w:rPr>
                                  <w:t>10分毎のデータ入力：センサ</w:t>
                                </w:r>
                              </w:ins>
                              <w:ins w:id="68" w:author="zwr00217@nifty.ne.jp" w:date="2020-04-23T09:42:00Z">
                                <w:r>
                                  <w:rPr>
                                    <w:rFonts w:hint="eastAsia"/>
                                  </w:rPr>
                                  <w:t>当たり1回のみの入力ですか？</w:t>
                                </w:r>
                              </w:ins>
                            </w:p>
                            <w:p w14:paraId="4AE4B4D3" w14:textId="508F7D8A" w:rsidR="00D8577F" w:rsidRDefault="00D8577F">
                              <w:ins w:id="69" w:author="zwr00217@nifty.ne.jp" w:date="2020-04-23T09:35:00Z">
                                <w:r>
                                  <w:rPr>
                                    <w:rFonts w:hint="eastAsia"/>
                                  </w:rPr>
                                  <w:t>入力したデータの妥当性のチェック</w:t>
                                </w:r>
                              </w:ins>
                              <w:ins w:id="70" w:author="zwr00217@nifty.ne.jp" w:date="2020-04-23T09:36:00Z">
                                <w:r>
                                  <w:rPr>
                                    <w:rFonts w:hint="eastAsia"/>
                                  </w:rPr>
                                  <w:t>法（前回入力値との差、あり得ない数値：</w:t>
                                </w:r>
                              </w:ins>
                              <w:ins w:id="71" w:author="zwr00217@nifty.ne.jp" w:date="2020-04-23T09:37:00Z">
                                <w:r>
                                  <w:rPr>
                                    <w:rFonts w:hint="eastAsia"/>
                                  </w:rPr>
                                  <w:t>水温50℃など</w:t>
                                </w:r>
                              </w:ins>
                              <w:ins w:id="72" w:author="zwr00217@nifty.ne.jp" w:date="2020-04-23T09:36:00Z">
                                <w:r>
                                  <w:rPr>
                                    <w:rFonts w:hint="eastAsia"/>
                                  </w:rPr>
                                  <w:t>）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テキスト ボックス 23" o:spid="_x0000_s1028" type="#_x0000_t202" style="position:absolute;left:0;text-align:left;margin-left:5.55pt;margin-top:28.8pt;width:6in;height:150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" fillcolor="white [3201]" strokeweight=".5pt">
                  <v:textbox>
                    <w:txbxContent>
                      <w:p w14:paraId="2DE6DFA6" w14:textId="6383C31C" w:rsidR="00CB5CE7" w:rsidRDefault="00CB5CE7">
                        <w:pPr>
                          <w:rPr>
                            <w:ins w:id="73" w:author="zwr00217@nifty.ne.jp" w:date="2020-04-23T09:26:00Z"/>
                          </w:rPr>
                        </w:pPr>
                        <w:ins w:id="74" w:author="zwr00217@nifty.ne.jp" w:date="2020-04-23T09:26:00Z">
                          <w:r>
                            <w:rPr>
                              <w:rFonts w:hint="eastAsia"/>
                            </w:rPr>
                            <w:t>復電再スタート</w:t>
                          </w:r>
                        </w:ins>
                      </w:p>
                      <w:p w14:paraId="50E0FE49" w14:textId="16599E81" w:rsidR="00CB5CE7" w:rsidRDefault="00CB5CE7">
                        <w:pPr>
                          <w:rPr>
                            <w:ins w:id="75" w:author="zwr00217@nifty.ne.jp" w:date="2020-04-23T09:29:00Z"/>
                          </w:rPr>
                        </w:pPr>
                        <w:ins w:id="76" w:author="zwr00217@nifty.ne.jp" w:date="2020-04-23T09:26:00Z">
                          <w:r>
                            <w:rPr>
                              <w:rFonts w:hint="eastAsia"/>
                            </w:rPr>
                            <w:t>アラーム監視：設定値</w:t>
                          </w:r>
                        </w:ins>
                        <w:ins w:id="77" w:author="zwr00217@nifty.ne.jp" w:date="2020-04-23T09:27:00Z">
                          <w:r>
                            <w:rPr>
                              <w:rFonts w:hint="eastAsia"/>
                            </w:rPr>
                            <w:t>(上下限値、送信先など)</w:t>
                          </w:r>
                        </w:ins>
                        <w:ins w:id="78" w:author="zwr00217@nifty.ne.jp" w:date="2020-04-23T09:26:00Z">
                          <w:r>
                            <w:rPr>
                              <w:rFonts w:hint="eastAsia"/>
                            </w:rPr>
                            <w:t>の変更法</w:t>
                          </w:r>
                        </w:ins>
                      </w:p>
                      <w:p w14:paraId="5D3AE883" w14:textId="5593FF8E" w:rsidR="00CB5CE7" w:rsidRDefault="00CB5CE7">
                        <w:pPr>
                          <w:rPr>
                            <w:ins w:id="79" w:author="zwr00217@nifty.ne.jp" w:date="2020-04-23T09:27:00Z"/>
                          </w:rPr>
                        </w:pPr>
                        <w:ins w:id="80" w:author="zwr00217@nifty.ne.jp" w:date="2020-04-23T09:30:00Z">
                          <w:r>
                            <w:rPr>
                              <w:rFonts w:hint="eastAsia"/>
                            </w:rPr>
                            <w:t xml:space="preserve">　　</w:t>
                          </w:r>
                        </w:ins>
                        <w:ins w:id="81" w:author="zwr00217@nifty.ne.jp" w:date="2020-04-23T09:42:00Z">
                          <w:r w:rsidR="002556D5">
                            <w:rPr>
                              <w:rFonts w:hint="eastAsia"/>
                            </w:rPr>
                            <w:t xml:space="preserve">　　　　　</w:t>
                          </w:r>
                        </w:ins>
                        <w:ins w:id="82" w:author="zwr00217@nifty.ne.jp" w:date="2020-04-23T09:30:00Z">
                          <w:r>
                            <w:rPr>
                              <w:rFonts w:hint="eastAsia"/>
                            </w:rPr>
                            <w:t>監視：上下限だけでなく、変化量等も</w:t>
                          </w:r>
                        </w:ins>
                      </w:p>
                      <w:p w14:paraId="07226CEB" w14:textId="022B1C2E" w:rsidR="00CB5CE7" w:rsidRDefault="00CB5CE7">
                        <w:pPr>
                          <w:rPr>
                            <w:rFonts w:hint="eastAsia"/>
                          </w:rPr>
                        </w:pPr>
                        <w:ins w:id="83" w:author="zwr00217@nifty.ne.jp" w:date="2020-04-23T09:27:00Z">
                          <w:r>
                            <w:rPr>
                              <w:rFonts w:hint="eastAsia"/>
                            </w:rPr>
                            <w:t>データ入力10分毎のトリガ？</w:t>
                          </w:r>
                        </w:ins>
                        <w:ins w:id="84" w:author="zwr00217@nifty.ne.jp" w:date="2020-04-23T09:35:00Z">
                          <w:r w:rsidR="00D8577F">
                            <w:rPr>
                              <w:rFonts w:hint="eastAsia"/>
                            </w:rPr>
                            <w:t>（どのようなときに欠測するかをあらかじめ想定しておきたい）</w:t>
                          </w:r>
                        </w:ins>
                      </w:p>
                      <w:p w14:paraId="0D314816" w14:textId="72FCB461" w:rsidR="002556D5" w:rsidRDefault="002556D5">
                        <w:pPr>
                          <w:rPr>
                            <w:ins w:id="85" w:author="zwr00217@nifty.ne.jp" w:date="2020-04-23T09:35:00Z"/>
                          </w:rPr>
                        </w:pPr>
                        <w:ins w:id="86" w:author="zwr00217@nifty.ne.jp" w:date="2020-04-23T09:41:00Z">
                          <w:r>
                            <w:rPr>
                              <w:rFonts w:hint="eastAsia"/>
                            </w:rPr>
                            <w:t>10分毎のデータ入力：センサ</w:t>
                          </w:r>
                        </w:ins>
                        <w:ins w:id="87" w:author="zwr00217@nifty.ne.jp" w:date="2020-04-23T09:42:00Z">
                          <w:r>
                            <w:rPr>
                              <w:rFonts w:hint="eastAsia"/>
                            </w:rPr>
                            <w:t>当たり1回のみの入力ですか？</w:t>
                          </w:r>
                        </w:ins>
                      </w:p>
                      <w:p w14:paraId="4AE4B4D3" w14:textId="508F7D8A" w:rsidR="00D8577F" w:rsidRDefault="00D8577F">
                        <w:ins w:id="88" w:author="zwr00217@nifty.ne.jp" w:date="2020-04-23T09:35:00Z">
                          <w:r>
                            <w:rPr>
                              <w:rFonts w:hint="eastAsia"/>
                            </w:rPr>
                            <w:t>入力したデータの妥当性のチェック</w:t>
                          </w:r>
                        </w:ins>
                        <w:ins w:id="89" w:author="zwr00217@nifty.ne.jp" w:date="2020-04-23T09:36:00Z">
                          <w:r>
                            <w:rPr>
                              <w:rFonts w:hint="eastAsia"/>
                            </w:rPr>
                            <w:t>法（前回入力値との差、あり得ない数値：</w:t>
                          </w:r>
                        </w:ins>
                        <w:ins w:id="90" w:author="zwr00217@nifty.ne.jp" w:date="2020-04-23T09:37:00Z">
                          <w:r>
                            <w:rPr>
                              <w:rFonts w:hint="eastAsia"/>
                            </w:rPr>
                            <w:t>水温50℃など</w:t>
                          </w:r>
                        </w:ins>
                        <w:ins w:id="91" w:author="zwr00217@nifty.ne.jp" w:date="2020-04-23T09:36:00Z">
                          <w:r>
                            <w:rPr>
                              <w:rFonts w:hint="eastAsia"/>
                            </w:rPr>
                            <w:t>）</w:t>
                          </w:r>
                        </w:ins>
                      </w:p>
                    </w:txbxContent>
                  </v:textbox>
                </v:shape>
              </w:pict>
            </mc:Fallback>
          </mc:AlternateContent>
        </w:r>
      </w:ins>
    </w:p>
    <w:p w14:paraId="10EFC10A" w14:textId="484ED0FA" w:rsidR="004329E8" w:rsidRDefault="004329E8" w:rsidP="00A663B8">
      <w:pPr>
        <w:pageBreakBefore/>
        <w:tabs>
          <w:tab w:val="left" w:pos="624"/>
          <w:tab w:val="left" w:pos="2325"/>
          <w:tab w:val="left" w:pos="8846"/>
        </w:tabs>
        <w:ind w:left="62"/>
        <w:jc w:val="center"/>
      </w:pPr>
      <w:r>
        <w:rPr>
          <w:rFonts w:hint="eastAsia"/>
        </w:rPr>
        <w:lastRenderedPageBreak/>
        <w:t>表</w:t>
      </w:r>
      <w:ins w:id="92" w:author="zwr00217@nifty.ne.jp" w:date="2020-04-23T08:51:00Z">
        <w:r w:rsidR="00302D09">
          <w:rPr>
            <w:rFonts w:hint="eastAsia"/>
          </w:rPr>
          <w:t>4</w:t>
        </w:r>
      </w:ins>
      <w:del w:id="93" w:author="zwr00217@nifty.ne.jp" w:date="2020-04-23T08:51:00Z">
        <w:r w:rsidDel="00302D09">
          <w:rPr>
            <w:rFonts w:hint="eastAsia"/>
          </w:rPr>
          <w:delText>5</w:delText>
        </w:r>
      </w:del>
      <w:r>
        <w:rPr>
          <w:rFonts w:hint="eastAsia"/>
        </w:rPr>
        <w:t>.2　機能一覧（LAN回線によるインターネット接続時）</w:t>
      </w:r>
    </w:p>
    <w:tbl>
      <w:tblPr>
        <w:tblStyle w:val="a3"/>
        <w:tblW w:w="0" w:type="auto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62"/>
        <w:gridCol w:w="1701"/>
        <w:gridCol w:w="6096"/>
        <w:gridCol w:w="992"/>
      </w:tblGrid>
      <w:tr w:rsidR="00912C9F" w14:paraId="717E65F2" w14:textId="05490C2D" w:rsidTr="00912C9F">
        <w:tc>
          <w:tcPr>
            <w:tcW w:w="562" w:type="dxa"/>
            <w:shd w:val="clear" w:color="auto" w:fill="C5E0B3" w:themeFill="accent6" w:themeFillTint="66"/>
          </w:tcPr>
          <w:p w14:paraId="478DB3C9" w14:textId="77777777" w:rsidR="00912C9F" w:rsidRPr="005679A5" w:rsidRDefault="00912C9F" w:rsidP="00FD72C4">
            <w:pPr>
              <w:jc w:val="center"/>
            </w:pPr>
            <w:r w:rsidRPr="005679A5">
              <w:rPr>
                <w:rFonts w:hint="eastAsia"/>
              </w:rPr>
              <w:t>N</w:t>
            </w:r>
            <w:r w:rsidRPr="005679A5">
              <w:t>o.</w:t>
            </w:r>
          </w:p>
        </w:tc>
        <w:tc>
          <w:tcPr>
            <w:tcW w:w="1701" w:type="dxa"/>
            <w:shd w:val="clear" w:color="auto" w:fill="C5E0B3" w:themeFill="accent6" w:themeFillTint="66"/>
          </w:tcPr>
          <w:p w14:paraId="2236F6B8" w14:textId="77777777" w:rsidR="00912C9F" w:rsidRPr="005679A5" w:rsidRDefault="00912C9F" w:rsidP="00FD72C4">
            <w:pPr>
              <w:jc w:val="center"/>
            </w:pPr>
            <w:r>
              <w:rPr>
                <w:rFonts w:hint="eastAsia"/>
              </w:rPr>
              <w:t>項目</w:t>
            </w:r>
          </w:p>
        </w:tc>
        <w:tc>
          <w:tcPr>
            <w:tcW w:w="6096" w:type="dxa"/>
            <w:shd w:val="clear" w:color="auto" w:fill="C5E0B3" w:themeFill="accent6" w:themeFillTint="66"/>
          </w:tcPr>
          <w:p w14:paraId="31A3BC5F" w14:textId="77777777" w:rsidR="00912C9F" w:rsidRDefault="00912C9F" w:rsidP="00FD72C4">
            <w:pPr>
              <w:jc w:val="center"/>
            </w:pPr>
            <w:r>
              <w:rPr>
                <w:rFonts w:hint="eastAsia"/>
              </w:rPr>
              <w:t>仕様</w:t>
            </w:r>
          </w:p>
        </w:tc>
        <w:tc>
          <w:tcPr>
            <w:tcW w:w="992" w:type="dxa"/>
            <w:shd w:val="clear" w:color="auto" w:fill="C5E0B3" w:themeFill="accent6" w:themeFillTint="66"/>
          </w:tcPr>
          <w:p w14:paraId="5E64D7DD" w14:textId="729E1F3D" w:rsidR="00912C9F" w:rsidRDefault="00912C9F" w:rsidP="00FD72C4">
            <w:pPr>
              <w:jc w:val="center"/>
            </w:pPr>
            <w:r>
              <w:rPr>
                <w:rFonts w:hint="eastAsia"/>
              </w:rPr>
              <w:t>環境</w:t>
            </w:r>
          </w:p>
        </w:tc>
      </w:tr>
      <w:tr w:rsidR="00912C9F" w:rsidRPr="004030EF" w14:paraId="302278C7" w14:textId="5DBA17FE" w:rsidTr="00912C9F">
        <w:tblPrEx>
          <w:shd w:val="clear" w:color="auto" w:fill="BFBFBF" w:themeFill="background1" w:themeFillShade="BF"/>
        </w:tblPrEx>
        <w:tc>
          <w:tcPr>
            <w:tcW w:w="562" w:type="dxa"/>
            <w:shd w:val="clear" w:color="auto" w:fill="FFFFFF" w:themeFill="background1"/>
          </w:tcPr>
          <w:p w14:paraId="5595DA21" w14:textId="43BCF534" w:rsidR="00912C9F" w:rsidRDefault="00912C9F" w:rsidP="00A663B8">
            <w:pPr>
              <w:jc w:val="center"/>
            </w:pPr>
            <w:r>
              <w:t>1</w:t>
            </w:r>
          </w:p>
        </w:tc>
        <w:tc>
          <w:tcPr>
            <w:tcW w:w="1701" w:type="dxa"/>
            <w:shd w:val="clear" w:color="auto" w:fill="FFFFFF" w:themeFill="background1"/>
          </w:tcPr>
          <w:p w14:paraId="70DE1294" w14:textId="32DC984A" w:rsidR="00912C9F" w:rsidRDefault="00912C9F" w:rsidP="00A663B8">
            <w:pPr>
              <w:jc w:val="left"/>
            </w:pPr>
            <w:r>
              <w:rPr>
                <w:rFonts w:hint="eastAsia"/>
              </w:rPr>
              <w:t>詳細画像によるコマ送り動画作成</w:t>
            </w:r>
          </w:p>
        </w:tc>
        <w:tc>
          <w:tcPr>
            <w:tcW w:w="6096" w:type="dxa"/>
            <w:shd w:val="clear" w:color="auto" w:fill="FFFFFF" w:themeFill="background1"/>
          </w:tcPr>
          <w:p w14:paraId="127BBBDE" w14:textId="53CB15EA" w:rsidR="00912C9F" w:rsidRDefault="00912C9F" w:rsidP="00A663B8">
            <w:pPr>
              <w:jc w:val="left"/>
            </w:pPr>
            <w:r>
              <w:rPr>
                <w:rFonts w:hint="eastAsia"/>
              </w:rPr>
              <w:t>詳細画像から、コマ送りの動画を作成する。（任意期間、任意のコマ送り秒数が設定可能）</w:t>
            </w:r>
          </w:p>
        </w:tc>
        <w:tc>
          <w:tcPr>
            <w:tcW w:w="992" w:type="dxa"/>
            <w:shd w:val="clear" w:color="auto" w:fill="FFFFFF" w:themeFill="background1"/>
          </w:tcPr>
          <w:p w14:paraId="47375BE4" w14:textId="61B5CEB8" w:rsidR="00912C9F" w:rsidRDefault="00912C9F" w:rsidP="00A663B8">
            <w:pPr>
              <w:jc w:val="left"/>
            </w:pPr>
            <w:r>
              <w:rPr>
                <w:rFonts w:hint="eastAsia"/>
              </w:rPr>
              <w:t>クラウド</w:t>
            </w:r>
          </w:p>
        </w:tc>
      </w:tr>
      <w:tr w:rsidR="00912C9F" w:rsidRPr="004030EF" w14:paraId="58B2D1CD" w14:textId="77777777" w:rsidTr="00912C9F">
        <w:tblPrEx>
          <w:shd w:val="clear" w:color="auto" w:fill="BFBFBF" w:themeFill="background1" w:themeFillShade="BF"/>
        </w:tblPrEx>
        <w:tc>
          <w:tcPr>
            <w:tcW w:w="562" w:type="dxa"/>
            <w:shd w:val="clear" w:color="auto" w:fill="FFFFFF" w:themeFill="background1"/>
          </w:tcPr>
          <w:p w14:paraId="3F1DF790" w14:textId="5F279C62" w:rsidR="00912C9F" w:rsidRDefault="00912C9F" w:rsidP="004329E8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701" w:type="dxa"/>
            <w:shd w:val="clear" w:color="auto" w:fill="FFFFFF" w:themeFill="background1"/>
          </w:tcPr>
          <w:p w14:paraId="7BAF1D89" w14:textId="7E896F2F" w:rsidR="00912C9F" w:rsidRDefault="00912C9F" w:rsidP="004329E8">
            <w:pPr>
              <w:jc w:val="left"/>
            </w:pPr>
            <w:r>
              <w:rPr>
                <w:rFonts w:hint="eastAsia"/>
              </w:rPr>
              <w:t>動画データのダウンロード</w:t>
            </w:r>
          </w:p>
        </w:tc>
        <w:tc>
          <w:tcPr>
            <w:tcW w:w="6096" w:type="dxa"/>
            <w:shd w:val="clear" w:color="auto" w:fill="FFFFFF" w:themeFill="background1"/>
          </w:tcPr>
          <w:p w14:paraId="080D02E4" w14:textId="2F443F6B" w:rsidR="00912C9F" w:rsidRDefault="00912C9F" w:rsidP="004329E8">
            <w:pPr>
              <w:jc w:val="left"/>
            </w:pPr>
            <w:r>
              <w:rPr>
                <w:rFonts w:hint="eastAsia"/>
              </w:rPr>
              <w:t>録画した動画データから、任意の時間の切り出しを行い、動画をダウンロードする。</w:t>
            </w:r>
          </w:p>
        </w:tc>
        <w:tc>
          <w:tcPr>
            <w:tcW w:w="992" w:type="dxa"/>
            <w:shd w:val="clear" w:color="auto" w:fill="FFFFFF" w:themeFill="background1"/>
          </w:tcPr>
          <w:p w14:paraId="76348A84" w14:textId="2FA6FF0A" w:rsidR="00912C9F" w:rsidRDefault="00912C9F" w:rsidP="004329E8">
            <w:pPr>
              <w:jc w:val="left"/>
            </w:pPr>
            <w:r>
              <w:rPr>
                <w:rFonts w:hint="eastAsia"/>
              </w:rPr>
              <w:t>クラウド</w:t>
            </w:r>
          </w:p>
        </w:tc>
      </w:tr>
      <w:tr w:rsidR="00912C9F" w:rsidRPr="004030EF" w14:paraId="365B5EDF" w14:textId="77777777" w:rsidTr="00912C9F">
        <w:tblPrEx>
          <w:shd w:val="clear" w:color="auto" w:fill="BFBFBF" w:themeFill="background1" w:themeFillShade="BF"/>
        </w:tblPrEx>
        <w:tc>
          <w:tcPr>
            <w:tcW w:w="562" w:type="dxa"/>
            <w:shd w:val="clear" w:color="auto" w:fill="FFFFFF" w:themeFill="background1"/>
          </w:tcPr>
          <w:p w14:paraId="23BC5710" w14:textId="0449F7F7" w:rsidR="00912C9F" w:rsidRDefault="00912C9F" w:rsidP="004329E8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701" w:type="dxa"/>
            <w:shd w:val="clear" w:color="auto" w:fill="FFFFFF" w:themeFill="background1"/>
          </w:tcPr>
          <w:p w14:paraId="0B64C53A" w14:textId="425423BE" w:rsidR="00912C9F" w:rsidRDefault="00912C9F" w:rsidP="004329E8">
            <w:pPr>
              <w:jc w:val="left"/>
            </w:pPr>
            <w:r>
              <w:rPr>
                <w:rFonts w:hint="eastAsia"/>
              </w:rPr>
              <w:t>遠隔地よりリアルタイム状況、動画の確認</w:t>
            </w:r>
          </w:p>
        </w:tc>
        <w:tc>
          <w:tcPr>
            <w:tcW w:w="6096" w:type="dxa"/>
            <w:shd w:val="clear" w:color="auto" w:fill="FFFFFF" w:themeFill="background1"/>
          </w:tcPr>
          <w:p w14:paraId="33EEEF54" w14:textId="35B839A5" w:rsidR="00912C9F" w:rsidRDefault="00912C9F" w:rsidP="00222DFC">
            <w:pPr>
              <w:jc w:val="left"/>
            </w:pPr>
            <w:r>
              <w:rPr>
                <w:rFonts w:hint="eastAsia"/>
              </w:rPr>
              <w:t>PCや、スマートフォン（Android）を利用し、リアルタイムのカメラ状況、録画動画</w:t>
            </w:r>
            <w:del w:id="94" w:author="zwr00217@nifty.ne.jp" w:date="2020-04-23T09:22:00Z">
              <w:r w:rsidDel="00222DFC">
                <w:rPr>
                  <w:rFonts w:hint="eastAsia"/>
                </w:rPr>
                <w:delText>の</w:delText>
              </w:r>
            </w:del>
            <w:ins w:id="95" w:author="zwr00217@nifty.ne.jp" w:date="2020-04-23T09:22:00Z">
              <w:r w:rsidR="00222DFC">
                <w:rPr>
                  <w:rFonts w:hint="eastAsia"/>
                </w:rPr>
                <w:t>を</w:t>
              </w:r>
            </w:ins>
            <w:r>
              <w:rPr>
                <w:rFonts w:hint="eastAsia"/>
              </w:rPr>
              <w:t>確認</w:t>
            </w:r>
            <w:del w:id="96" w:author="zwr00217@nifty.ne.jp" w:date="2020-04-23T09:22:00Z">
              <w:r w:rsidDel="00222DFC">
                <w:rPr>
                  <w:rFonts w:hint="eastAsia"/>
                </w:rPr>
                <w:delText>が可能</w:delText>
              </w:r>
            </w:del>
            <w:ins w:id="97" w:author="zwr00217@nifty.ne.jp" w:date="2020-04-23T09:22:00Z">
              <w:r w:rsidR="00222DFC">
                <w:rPr>
                  <w:rFonts w:hint="eastAsia"/>
                </w:rPr>
                <w:t>できる。</w:t>
              </w:r>
            </w:ins>
          </w:p>
        </w:tc>
        <w:tc>
          <w:tcPr>
            <w:tcW w:w="992" w:type="dxa"/>
            <w:shd w:val="clear" w:color="auto" w:fill="FFFFFF" w:themeFill="background1"/>
          </w:tcPr>
          <w:p w14:paraId="70603843" w14:textId="2100D062" w:rsidR="00912C9F" w:rsidRDefault="00912C9F" w:rsidP="004329E8">
            <w:pPr>
              <w:jc w:val="left"/>
            </w:pPr>
            <w:r>
              <w:rPr>
                <w:rFonts w:hint="eastAsia"/>
              </w:rPr>
              <w:t>ローカル</w:t>
            </w:r>
          </w:p>
        </w:tc>
      </w:tr>
      <w:tr w:rsidR="00912C9F" w:rsidRPr="004030EF" w14:paraId="5B6BDE0C" w14:textId="25C67ACF" w:rsidTr="00912C9F">
        <w:tblPrEx>
          <w:shd w:val="clear" w:color="auto" w:fill="BFBFBF" w:themeFill="background1" w:themeFillShade="BF"/>
        </w:tblPrEx>
        <w:tc>
          <w:tcPr>
            <w:tcW w:w="562" w:type="dxa"/>
            <w:shd w:val="clear" w:color="auto" w:fill="FFFFFF" w:themeFill="background1"/>
          </w:tcPr>
          <w:p w14:paraId="770F5E53" w14:textId="2403E44A" w:rsidR="00912C9F" w:rsidRDefault="00912C9F" w:rsidP="004329E8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701" w:type="dxa"/>
            <w:shd w:val="clear" w:color="auto" w:fill="FFFFFF" w:themeFill="background1"/>
          </w:tcPr>
          <w:p w14:paraId="23A282A7" w14:textId="77777777" w:rsidR="00912C9F" w:rsidRDefault="00912C9F" w:rsidP="004329E8">
            <w:pPr>
              <w:jc w:val="left"/>
            </w:pPr>
            <w:r>
              <w:rPr>
                <w:rFonts w:hint="eastAsia"/>
              </w:rPr>
              <w:t>遠隔地よりのグラフ及び動画の確認</w:t>
            </w:r>
          </w:p>
        </w:tc>
        <w:tc>
          <w:tcPr>
            <w:tcW w:w="6096" w:type="dxa"/>
            <w:shd w:val="clear" w:color="auto" w:fill="FFFFFF" w:themeFill="background1"/>
          </w:tcPr>
          <w:p w14:paraId="2C7AF4BF" w14:textId="647C4D96" w:rsidR="00912C9F" w:rsidRDefault="00912C9F" w:rsidP="00222DFC">
            <w:pPr>
              <w:jc w:val="left"/>
            </w:pPr>
            <w:r>
              <w:rPr>
                <w:rFonts w:hint="eastAsia"/>
              </w:rPr>
              <w:t>VPN接続により、グラフ、養殖日誌、サムネイル、動画等の画像にアクセスし、確認</w:t>
            </w:r>
            <w:del w:id="98" w:author="zwr00217@nifty.ne.jp" w:date="2020-04-23T09:22:00Z">
              <w:r w:rsidDel="00222DFC">
                <w:rPr>
                  <w:rFonts w:hint="eastAsia"/>
                </w:rPr>
                <w:delText>を行なうことが可能</w:delText>
              </w:r>
            </w:del>
            <w:ins w:id="99" w:author="zwr00217@nifty.ne.jp" w:date="2020-04-23T09:22:00Z">
              <w:r w:rsidR="00222DFC">
                <w:rPr>
                  <w:rFonts w:hint="eastAsia"/>
                </w:rPr>
                <w:t>できる</w:t>
              </w:r>
            </w:ins>
            <w:r>
              <w:rPr>
                <w:rFonts w:hint="eastAsia"/>
              </w:rPr>
              <w:t>。</w:t>
            </w:r>
          </w:p>
        </w:tc>
        <w:tc>
          <w:tcPr>
            <w:tcW w:w="992" w:type="dxa"/>
            <w:shd w:val="clear" w:color="auto" w:fill="FFFFFF" w:themeFill="background1"/>
          </w:tcPr>
          <w:p w14:paraId="4A62268C" w14:textId="60B62414" w:rsidR="00912C9F" w:rsidRDefault="00912C9F" w:rsidP="004329E8">
            <w:pPr>
              <w:jc w:val="left"/>
            </w:pPr>
            <w:r>
              <w:rPr>
                <w:rFonts w:hint="eastAsia"/>
              </w:rPr>
              <w:t>ローカル</w:t>
            </w:r>
          </w:p>
        </w:tc>
      </w:tr>
    </w:tbl>
    <w:p w14:paraId="543269F2" w14:textId="77777777" w:rsidR="00C010F0" w:rsidRDefault="00C010F0" w:rsidP="004329E8">
      <w:r>
        <w:br w:type="page"/>
      </w:r>
    </w:p>
    <w:p w14:paraId="285F2880" w14:textId="7FFDBB23" w:rsidR="00D04C67" w:rsidRDefault="00C010F0" w:rsidP="00052449">
      <w:pPr>
        <w:pStyle w:val="1"/>
      </w:pPr>
      <w:r>
        <w:lastRenderedPageBreak/>
        <w:t>5</w:t>
      </w:r>
      <w:r w:rsidR="00D04C67">
        <w:rPr>
          <w:rFonts w:hint="eastAsia"/>
        </w:rPr>
        <w:t>.　端末と仕様</w:t>
      </w:r>
    </w:p>
    <w:p w14:paraId="43826EEA" w14:textId="2925DFD3" w:rsidR="00D04C67" w:rsidRDefault="00D04C67" w:rsidP="004329E8">
      <w:r>
        <w:rPr>
          <w:rFonts w:hint="eastAsia"/>
        </w:rPr>
        <w:t xml:space="preserve">　機器と導入するアプリケーションの仕様を記載する。</w:t>
      </w:r>
    </w:p>
    <w:p w14:paraId="4D4675DD" w14:textId="77777777" w:rsidR="00222DFC" w:rsidRDefault="00222DFC" w:rsidP="004329E8"/>
    <w:p w14:paraId="134512FF" w14:textId="77777777" w:rsidR="00222DFC" w:rsidRDefault="00222DFC" w:rsidP="00222DFC">
      <w:pPr>
        <w:rPr>
          <w:ins w:id="100" w:author="zwr00217@nifty.ne.jp" w:date="2020-04-23T09:18:00Z"/>
        </w:rPr>
      </w:pPr>
      <w:r>
        <w:rPr>
          <w:rFonts w:hint="eastAsia"/>
        </w:rPr>
        <w:t xml:space="preserve">　</w:t>
      </w:r>
      <w:ins w:id="101" w:author="zwr00217@nifty.ne.jp" w:date="2020-04-23T09:18:00Z">
        <w:r>
          <w:rPr>
            <w:rFonts w:hint="eastAsia"/>
          </w:rPr>
          <w:t>5.0　録画及びデータ蓄積サーバ（</w:t>
        </w:r>
        <w:r w:rsidRPr="00CA3F40">
          <w:t>MousePro-SV260ESB</w:t>
        </w:r>
        <w:r>
          <w:rPr>
            <w:rFonts w:hint="eastAsia"/>
          </w:rPr>
          <w:t>）</w:t>
        </w:r>
      </w:ins>
    </w:p>
    <w:p w14:paraId="5BF683B3" w14:textId="77777777" w:rsidR="00222DFC" w:rsidRDefault="00222DFC" w:rsidP="00222DFC">
      <w:pPr>
        <w:jc w:val="center"/>
        <w:rPr>
          <w:ins w:id="102" w:author="zwr00217@nifty.ne.jp" w:date="2020-04-23T09:18:00Z"/>
        </w:rPr>
      </w:pPr>
      <w:ins w:id="103" w:author="zwr00217@nifty.ne.jp" w:date="2020-04-23T09:18:00Z">
        <w:r>
          <w:rPr>
            <w:noProof/>
          </w:rPr>
          <w:drawing>
            <wp:inline distT="0" distB="0" distL="0" distR="0" wp14:anchorId="6462CA1C" wp14:editId="3CF076A1">
              <wp:extent cx="2274073" cy="1778390"/>
              <wp:effectExtent l="0" t="0" r="0" b="0"/>
              <wp:docPr id="19" name="図 19" descr="インターフェース画像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 descr="インターフェース画像"/>
                      <pic:cNvPicPr>
                        <a:picLocks noChangeAspect="1" noChangeArrowheads="1"/>
                      </pic:cNvPicPr>
                    </pic:nvPicPr>
                    <pic:blipFill>
                      <a:blip r:embed="rId15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565" cy="178815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1B274A50" w14:textId="77777777" w:rsidR="00222DFC" w:rsidRDefault="00222DFC" w:rsidP="00222DFC">
      <w:pPr>
        <w:jc w:val="center"/>
        <w:rPr>
          <w:ins w:id="104" w:author="zwr00217@nifty.ne.jp" w:date="2020-04-23T09:18:00Z"/>
        </w:rPr>
      </w:pPr>
      <w:ins w:id="105" w:author="zwr00217@nifty.ne.jp" w:date="2020-04-23T09:18:00Z">
        <w:r>
          <w:rPr>
            <w:rFonts w:hint="eastAsia"/>
          </w:rPr>
          <w:t xml:space="preserve">表5.0　</w:t>
        </w:r>
        <w:r w:rsidRPr="00CA3F40">
          <w:t xml:space="preserve"> MousePro-SV260ESB</w:t>
        </w:r>
        <w:r>
          <w:rPr>
            <w:rFonts w:hint="eastAsia"/>
          </w:rPr>
          <w:t>性能表</w:t>
        </w:r>
      </w:ins>
    </w:p>
    <w:tbl>
      <w:tblPr>
        <w:tblStyle w:val="a3"/>
        <w:tblW w:w="9067" w:type="dxa"/>
        <w:shd w:val="clear" w:color="auto" w:fill="BFBFBF" w:themeFill="background1" w:themeFillShade="BF"/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562"/>
        <w:gridCol w:w="2552"/>
        <w:gridCol w:w="5953"/>
      </w:tblGrid>
      <w:tr w:rsidR="00222DFC" w:rsidRPr="005679A5" w14:paraId="0C7962AD" w14:textId="77777777" w:rsidTr="00E26340">
        <w:trPr>
          <w:tblHeader/>
        </w:trPr>
        <w:tc>
          <w:tcPr>
            <w:tcW w:w="562" w:type="dxa"/>
            <w:tcBorders>
              <w:bottom w:val="single" w:sz="4" w:space="0" w:color="auto"/>
            </w:tcBorders>
            <w:shd w:val="clear" w:color="auto" w:fill="C5E0B3" w:themeFill="accent6" w:themeFillTint="66"/>
          </w:tcPr>
          <w:p w14:paraId="4D5AA233" w14:textId="77777777" w:rsidR="00222DFC" w:rsidRPr="005679A5" w:rsidRDefault="00222DFC" w:rsidP="00E26340">
            <w:pPr>
              <w:jc w:val="center"/>
            </w:pPr>
            <w:r w:rsidRPr="005679A5">
              <w:rPr>
                <w:rFonts w:hint="eastAsia"/>
              </w:rPr>
              <w:t>N</w:t>
            </w:r>
            <w:r w:rsidRPr="005679A5">
              <w:t>o.</w:t>
            </w:r>
          </w:p>
        </w:tc>
        <w:tc>
          <w:tcPr>
            <w:tcW w:w="2552" w:type="dxa"/>
            <w:tcBorders>
              <w:bottom w:val="single" w:sz="4" w:space="0" w:color="auto"/>
            </w:tcBorders>
            <w:shd w:val="clear" w:color="auto" w:fill="C5E0B3" w:themeFill="accent6" w:themeFillTint="66"/>
          </w:tcPr>
          <w:p w14:paraId="290D4EC7" w14:textId="77777777" w:rsidR="00222DFC" w:rsidRPr="005679A5" w:rsidRDefault="00222DFC" w:rsidP="00E26340">
            <w:pPr>
              <w:jc w:val="center"/>
            </w:pPr>
            <w:r>
              <w:rPr>
                <w:rFonts w:hint="eastAsia"/>
              </w:rPr>
              <w:t>項目</w:t>
            </w:r>
          </w:p>
        </w:tc>
        <w:tc>
          <w:tcPr>
            <w:tcW w:w="5953" w:type="dxa"/>
            <w:tcBorders>
              <w:bottom w:val="single" w:sz="4" w:space="0" w:color="auto"/>
            </w:tcBorders>
            <w:shd w:val="clear" w:color="auto" w:fill="C5E0B3" w:themeFill="accent6" w:themeFillTint="66"/>
          </w:tcPr>
          <w:p w14:paraId="7E93F05F" w14:textId="77777777" w:rsidR="00222DFC" w:rsidRDefault="00222DFC" w:rsidP="00E26340">
            <w:pPr>
              <w:jc w:val="center"/>
            </w:pPr>
            <w:r>
              <w:rPr>
                <w:rFonts w:hint="eastAsia"/>
              </w:rPr>
              <w:t>仕様</w:t>
            </w:r>
          </w:p>
        </w:tc>
      </w:tr>
      <w:tr w:rsidR="00222DFC" w:rsidRPr="005679A5" w14:paraId="4FAF45DB" w14:textId="77777777" w:rsidTr="00E26340">
        <w:tc>
          <w:tcPr>
            <w:tcW w:w="562" w:type="dxa"/>
            <w:shd w:val="clear" w:color="auto" w:fill="FFFFFF" w:themeFill="background1"/>
          </w:tcPr>
          <w:p w14:paraId="27CB4B8F" w14:textId="77777777" w:rsidR="00222DFC" w:rsidRDefault="00222DFC" w:rsidP="00E26340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552" w:type="dxa"/>
            <w:shd w:val="clear" w:color="auto" w:fill="FFFFFF" w:themeFill="background1"/>
          </w:tcPr>
          <w:p w14:paraId="3D1E7614" w14:textId="77777777" w:rsidR="00222DFC" w:rsidRDefault="00222DFC" w:rsidP="00E26340">
            <w:pPr>
              <w:jc w:val="left"/>
            </w:pPr>
            <w:r>
              <w:rPr>
                <w:rFonts w:hint="eastAsia"/>
              </w:rPr>
              <w:t>OS</w:t>
            </w:r>
          </w:p>
        </w:tc>
        <w:tc>
          <w:tcPr>
            <w:tcW w:w="5953" w:type="dxa"/>
            <w:shd w:val="clear" w:color="auto" w:fill="FFFFFF" w:themeFill="background1"/>
          </w:tcPr>
          <w:p w14:paraId="54A4C1E5" w14:textId="77777777" w:rsidR="00222DFC" w:rsidRPr="00CD2A9E" w:rsidRDefault="00222DFC" w:rsidP="00E26340">
            <w:pPr>
              <w:jc w:val="left"/>
            </w:pPr>
            <w:r w:rsidRPr="00CA3F40">
              <w:t>Windows Server 2019 Essentials</w:t>
            </w:r>
          </w:p>
        </w:tc>
      </w:tr>
      <w:tr w:rsidR="00222DFC" w:rsidRPr="005679A5" w14:paraId="3930EF87" w14:textId="77777777" w:rsidTr="00E26340">
        <w:trPr>
          <w:trHeight w:val="724"/>
        </w:trPr>
        <w:tc>
          <w:tcPr>
            <w:tcW w:w="562" w:type="dxa"/>
            <w:shd w:val="clear" w:color="auto" w:fill="FFFFFF" w:themeFill="background1"/>
          </w:tcPr>
          <w:p w14:paraId="1217D055" w14:textId="77777777" w:rsidR="00222DFC" w:rsidRDefault="00222DFC" w:rsidP="00E26340">
            <w:pPr>
              <w:jc w:val="center"/>
            </w:pPr>
            <w:r>
              <w:t>2</w:t>
            </w:r>
          </w:p>
        </w:tc>
        <w:tc>
          <w:tcPr>
            <w:tcW w:w="2552" w:type="dxa"/>
            <w:shd w:val="clear" w:color="auto" w:fill="FFFFFF" w:themeFill="background1"/>
          </w:tcPr>
          <w:p w14:paraId="36A00454" w14:textId="77777777" w:rsidR="00222DFC" w:rsidRDefault="00222DFC" w:rsidP="00E26340">
            <w:pPr>
              <w:jc w:val="left"/>
            </w:pPr>
            <w:r w:rsidRPr="00637E24">
              <w:t>CPU</w:t>
            </w:r>
          </w:p>
        </w:tc>
        <w:tc>
          <w:tcPr>
            <w:tcW w:w="5953" w:type="dxa"/>
            <w:shd w:val="clear" w:color="auto" w:fill="FFFFFF" w:themeFill="background1"/>
          </w:tcPr>
          <w:p w14:paraId="33D2CDE1" w14:textId="77777777" w:rsidR="00222DFC" w:rsidRPr="004030EF" w:rsidRDefault="00222DFC" w:rsidP="00E26340">
            <w:pPr>
              <w:jc w:val="left"/>
            </w:pPr>
            <w:r w:rsidRPr="00CA3F40">
              <w:rPr>
                <w:rFonts w:hint="eastAsia"/>
              </w:rPr>
              <w:t>インテル</w:t>
            </w:r>
            <w:r w:rsidRPr="00CA3F40">
              <w:t>(R) Xeon(R) プロセッサー E-2224 ( 4コア / 4スレッド / 3.40GHz [ 最大4.60GHz ] / 8MBキャッシュ )</w:t>
            </w:r>
          </w:p>
        </w:tc>
      </w:tr>
      <w:tr w:rsidR="00222DFC" w:rsidRPr="005679A5" w14:paraId="304FC952" w14:textId="77777777" w:rsidTr="00E26340">
        <w:tc>
          <w:tcPr>
            <w:tcW w:w="562" w:type="dxa"/>
            <w:shd w:val="clear" w:color="auto" w:fill="FFFFFF" w:themeFill="background1"/>
          </w:tcPr>
          <w:p w14:paraId="2561F020" w14:textId="77777777" w:rsidR="00222DFC" w:rsidRDefault="00222DFC" w:rsidP="00E26340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2552" w:type="dxa"/>
            <w:shd w:val="clear" w:color="auto" w:fill="FFFFFF" w:themeFill="background1"/>
          </w:tcPr>
          <w:p w14:paraId="3945CC8C" w14:textId="77777777" w:rsidR="00222DFC" w:rsidRDefault="00222DFC" w:rsidP="00E26340">
            <w:pPr>
              <w:jc w:val="left"/>
            </w:pPr>
            <w:r w:rsidRPr="00637E24">
              <w:rPr>
                <w:rFonts w:hint="eastAsia"/>
              </w:rPr>
              <w:t>メモリ</w:t>
            </w:r>
          </w:p>
        </w:tc>
        <w:tc>
          <w:tcPr>
            <w:tcW w:w="5953" w:type="dxa"/>
            <w:shd w:val="clear" w:color="auto" w:fill="FFFFFF" w:themeFill="background1"/>
          </w:tcPr>
          <w:p w14:paraId="45C4F74B" w14:textId="77777777" w:rsidR="00222DFC" w:rsidRPr="004030EF" w:rsidRDefault="00222DFC" w:rsidP="00E26340">
            <w:pPr>
              <w:jc w:val="left"/>
            </w:pPr>
            <w:r w:rsidRPr="00CA3F40">
              <w:t>16GB ECC 対応 [ 8GB×2 ( PC4-21300 / DDR4-2666 ) ]</w:t>
            </w:r>
          </w:p>
        </w:tc>
      </w:tr>
      <w:tr w:rsidR="00222DFC" w:rsidRPr="005679A5" w14:paraId="05433E91" w14:textId="77777777" w:rsidTr="00E26340">
        <w:tc>
          <w:tcPr>
            <w:tcW w:w="562" w:type="dxa"/>
            <w:shd w:val="clear" w:color="auto" w:fill="FFFFFF" w:themeFill="background1"/>
          </w:tcPr>
          <w:p w14:paraId="7FEB16CB" w14:textId="77777777" w:rsidR="00222DFC" w:rsidRDefault="00222DFC" w:rsidP="00E26340">
            <w:pPr>
              <w:jc w:val="center"/>
            </w:pPr>
            <w:r>
              <w:t>4</w:t>
            </w:r>
          </w:p>
        </w:tc>
        <w:tc>
          <w:tcPr>
            <w:tcW w:w="2552" w:type="dxa"/>
            <w:shd w:val="clear" w:color="auto" w:fill="FFFFFF" w:themeFill="background1"/>
          </w:tcPr>
          <w:p w14:paraId="78D658F0" w14:textId="77777777" w:rsidR="00222DFC" w:rsidRDefault="00222DFC" w:rsidP="00E26340">
            <w:pPr>
              <w:jc w:val="left"/>
            </w:pPr>
            <w:r w:rsidRPr="00637E24">
              <w:rPr>
                <w:rFonts w:hint="eastAsia"/>
              </w:rPr>
              <w:t>光学ドライブ</w:t>
            </w:r>
          </w:p>
        </w:tc>
        <w:tc>
          <w:tcPr>
            <w:tcW w:w="5953" w:type="dxa"/>
            <w:shd w:val="clear" w:color="auto" w:fill="FFFFFF" w:themeFill="background1"/>
          </w:tcPr>
          <w:p w14:paraId="521EDE4E" w14:textId="77777777" w:rsidR="00222DFC" w:rsidRPr="004030EF" w:rsidRDefault="00222DFC" w:rsidP="00E26340">
            <w:pPr>
              <w:jc w:val="left"/>
            </w:pPr>
            <w:r w:rsidRPr="00637E24">
              <w:rPr>
                <w:rFonts w:hint="eastAsia"/>
              </w:rPr>
              <w:t>光学ドライブ非搭載</w:t>
            </w:r>
          </w:p>
        </w:tc>
      </w:tr>
      <w:tr w:rsidR="00222DFC" w:rsidRPr="005679A5" w14:paraId="41552527" w14:textId="77777777" w:rsidTr="00E26340">
        <w:tc>
          <w:tcPr>
            <w:tcW w:w="562" w:type="dxa"/>
            <w:shd w:val="clear" w:color="auto" w:fill="FFFFFF" w:themeFill="background1"/>
          </w:tcPr>
          <w:p w14:paraId="7FC3E72F" w14:textId="77777777" w:rsidR="00222DFC" w:rsidRDefault="00222DFC" w:rsidP="00E26340">
            <w:pPr>
              <w:jc w:val="center"/>
            </w:pPr>
            <w:r>
              <w:t>5</w:t>
            </w:r>
          </w:p>
        </w:tc>
        <w:tc>
          <w:tcPr>
            <w:tcW w:w="2552" w:type="dxa"/>
            <w:shd w:val="clear" w:color="auto" w:fill="FFFFFF" w:themeFill="background1"/>
          </w:tcPr>
          <w:p w14:paraId="19890437" w14:textId="77777777" w:rsidR="00222DFC" w:rsidRDefault="00222DFC" w:rsidP="00E26340">
            <w:pPr>
              <w:jc w:val="left"/>
            </w:pPr>
            <w:r w:rsidRPr="00637E24">
              <w:rPr>
                <w:rFonts w:hint="eastAsia"/>
              </w:rPr>
              <w:t>光学ドライブ（外付け）</w:t>
            </w:r>
          </w:p>
        </w:tc>
        <w:tc>
          <w:tcPr>
            <w:tcW w:w="5953" w:type="dxa"/>
            <w:shd w:val="clear" w:color="auto" w:fill="FFFFFF" w:themeFill="background1"/>
          </w:tcPr>
          <w:p w14:paraId="38737B7C" w14:textId="77777777" w:rsidR="00222DFC" w:rsidRPr="004030EF" w:rsidRDefault="00222DFC" w:rsidP="00E26340">
            <w:pPr>
              <w:jc w:val="left"/>
            </w:pPr>
            <w:r w:rsidRPr="00637E24">
              <w:rPr>
                <w:rFonts w:hint="eastAsia"/>
              </w:rPr>
              <w:t>外付け光学ドライブなし</w:t>
            </w:r>
          </w:p>
        </w:tc>
      </w:tr>
      <w:tr w:rsidR="00222DFC" w:rsidRPr="005679A5" w14:paraId="2EA9A4E4" w14:textId="77777777" w:rsidTr="00E26340">
        <w:tc>
          <w:tcPr>
            <w:tcW w:w="562" w:type="dxa"/>
            <w:shd w:val="clear" w:color="auto" w:fill="FFFFFF" w:themeFill="background1"/>
          </w:tcPr>
          <w:p w14:paraId="7A7F3297" w14:textId="77777777" w:rsidR="00222DFC" w:rsidRDefault="00222DFC" w:rsidP="00E26340">
            <w:pPr>
              <w:jc w:val="center"/>
            </w:pPr>
            <w:r>
              <w:t>6</w:t>
            </w:r>
          </w:p>
        </w:tc>
        <w:tc>
          <w:tcPr>
            <w:tcW w:w="2552" w:type="dxa"/>
            <w:shd w:val="clear" w:color="auto" w:fill="FFFFFF" w:themeFill="background1"/>
          </w:tcPr>
          <w:p w14:paraId="7CC4BA7F" w14:textId="77777777" w:rsidR="00222DFC" w:rsidRDefault="00222DFC" w:rsidP="00E26340">
            <w:pPr>
              <w:jc w:val="left"/>
            </w:pPr>
            <w:r w:rsidRPr="00637E24">
              <w:t>SSD</w:t>
            </w:r>
          </w:p>
        </w:tc>
        <w:tc>
          <w:tcPr>
            <w:tcW w:w="5953" w:type="dxa"/>
            <w:shd w:val="clear" w:color="auto" w:fill="FFFFFF" w:themeFill="background1"/>
          </w:tcPr>
          <w:p w14:paraId="22338CB4" w14:textId="77777777" w:rsidR="00222DFC" w:rsidRPr="004030EF" w:rsidRDefault="00222DFC" w:rsidP="00E26340">
            <w:pPr>
              <w:jc w:val="left"/>
            </w:pPr>
            <w:r w:rsidRPr="00CA3F40">
              <w:rPr>
                <w:rFonts w:hint="eastAsia"/>
              </w:rPr>
              <w:t>【</w:t>
            </w:r>
            <w:r w:rsidRPr="00CA3F40">
              <w:t xml:space="preserve"> RAID-1 】 480GB ( 480GB×2台 / インテル SSD DC S4510 シリーズ )</w:t>
            </w:r>
          </w:p>
        </w:tc>
      </w:tr>
      <w:tr w:rsidR="00222DFC" w:rsidRPr="005679A5" w14:paraId="788901F1" w14:textId="77777777" w:rsidTr="00E26340">
        <w:tc>
          <w:tcPr>
            <w:tcW w:w="562" w:type="dxa"/>
            <w:shd w:val="clear" w:color="auto" w:fill="FFFFFF" w:themeFill="background1"/>
          </w:tcPr>
          <w:p w14:paraId="3D278DF4" w14:textId="77777777" w:rsidR="00222DFC" w:rsidRDefault="00222DFC" w:rsidP="00E26340">
            <w:pPr>
              <w:jc w:val="center"/>
            </w:pPr>
            <w:r>
              <w:t>7</w:t>
            </w:r>
          </w:p>
        </w:tc>
        <w:tc>
          <w:tcPr>
            <w:tcW w:w="2552" w:type="dxa"/>
            <w:shd w:val="clear" w:color="auto" w:fill="FFFFFF" w:themeFill="background1"/>
          </w:tcPr>
          <w:p w14:paraId="317D9C4A" w14:textId="77777777" w:rsidR="00222DFC" w:rsidRDefault="00222DFC" w:rsidP="00E26340">
            <w:pPr>
              <w:jc w:val="left"/>
            </w:pPr>
            <w:r w:rsidRPr="00637E24">
              <w:t>HDD</w:t>
            </w:r>
          </w:p>
        </w:tc>
        <w:tc>
          <w:tcPr>
            <w:tcW w:w="5953" w:type="dxa"/>
            <w:shd w:val="clear" w:color="auto" w:fill="FFFFFF" w:themeFill="background1"/>
          </w:tcPr>
          <w:p w14:paraId="3AE183C5" w14:textId="77777777" w:rsidR="00222DFC" w:rsidRPr="004030EF" w:rsidRDefault="00222DFC" w:rsidP="00E26340">
            <w:pPr>
              <w:jc w:val="left"/>
            </w:pPr>
            <w:r w:rsidRPr="00CA3F40">
              <w:rPr>
                <w:rFonts w:hint="eastAsia"/>
              </w:rPr>
              <w:t>【</w:t>
            </w:r>
            <w:r w:rsidRPr="00CA3F40">
              <w:t xml:space="preserve"> RAID-5 】 9TB HDD ( 3TB×4 )</w:t>
            </w:r>
          </w:p>
        </w:tc>
      </w:tr>
      <w:tr w:rsidR="00222DFC" w:rsidRPr="005679A5" w14:paraId="610AE06D" w14:textId="77777777" w:rsidTr="00E26340">
        <w:tc>
          <w:tcPr>
            <w:tcW w:w="562" w:type="dxa"/>
            <w:shd w:val="clear" w:color="auto" w:fill="FFFFFF" w:themeFill="background1"/>
          </w:tcPr>
          <w:p w14:paraId="3B1C718A" w14:textId="77777777" w:rsidR="00222DFC" w:rsidRDefault="00222DFC" w:rsidP="00E26340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2552" w:type="dxa"/>
            <w:shd w:val="clear" w:color="auto" w:fill="FFFFFF" w:themeFill="background1"/>
          </w:tcPr>
          <w:p w14:paraId="4D3C7FB1" w14:textId="77777777" w:rsidR="00222DFC" w:rsidRDefault="00222DFC" w:rsidP="00E26340">
            <w:pPr>
              <w:jc w:val="left"/>
            </w:pPr>
            <w:r w:rsidRPr="00637E24">
              <w:rPr>
                <w:rFonts w:hint="eastAsia"/>
              </w:rPr>
              <w:t>外付けストレージ</w:t>
            </w:r>
          </w:p>
        </w:tc>
        <w:tc>
          <w:tcPr>
            <w:tcW w:w="5953" w:type="dxa"/>
            <w:shd w:val="clear" w:color="auto" w:fill="FFFFFF" w:themeFill="background1"/>
          </w:tcPr>
          <w:p w14:paraId="24FB8ADC" w14:textId="77777777" w:rsidR="00222DFC" w:rsidRPr="004030EF" w:rsidRDefault="00222DFC" w:rsidP="00E26340">
            <w:pPr>
              <w:jc w:val="left"/>
            </w:pPr>
            <w:r w:rsidRPr="00637E24">
              <w:rPr>
                <w:rFonts w:hint="eastAsia"/>
              </w:rPr>
              <w:t>外付けストレージなし</w:t>
            </w:r>
          </w:p>
        </w:tc>
      </w:tr>
      <w:tr w:rsidR="00222DFC" w:rsidRPr="005679A5" w14:paraId="36229891" w14:textId="77777777" w:rsidTr="00E26340">
        <w:tc>
          <w:tcPr>
            <w:tcW w:w="562" w:type="dxa"/>
            <w:shd w:val="clear" w:color="auto" w:fill="FFFFFF" w:themeFill="background1"/>
          </w:tcPr>
          <w:p w14:paraId="7950B2E0" w14:textId="77777777" w:rsidR="00222DFC" w:rsidRDefault="00222DFC" w:rsidP="00E26340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2552" w:type="dxa"/>
            <w:shd w:val="clear" w:color="auto" w:fill="FFFFFF" w:themeFill="background1"/>
          </w:tcPr>
          <w:p w14:paraId="27EB3031" w14:textId="77777777" w:rsidR="00222DFC" w:rsidRDefault="00222DFC" w:rsidP="00E26340">
            <w:pPr>
              <w:jc w:val="left"/>
            </w:pPr>
            <w:r>
              <w:rPr>
                <w:rFonts w:hint="eastAsia"/>
              </w:rPr>
              <w:t>グラフィックス</w:t>
            </w:r>
          </w:p>
        </w:tc>
        <w:tc>
          <w:tcPr>
            <w:tcW w:w="5953" w:type="dxa"/>
            <w:shd w:val="clear" w:color="auto" w:fill="FFFFFF" w:themeFill="background1"/>
          </w:tcPr>
          <w:p w14:paraId="04A4822D" w14:textId="77777777" w:rsidR="00222DFC" w:rsidRPr="004030EF" w:rsidRDefault="00222DFC" w:rsidP="00E26340">
            <w:pPr>
              <w:jc w:val="left"/>
            </w:pPr>
            <w:proofErr w:type="spellStart"/>
            <w:r w:rsidRPr="00A10866">
              <w:t>Aspeed</w:t>
            </w:r>
            <w:proofErr w:type="spellEnd"/>
            <w:r w:rsidRPr="00A10866">
              <w:t xml:space="preserve"> AST2500 オンボードグラフィックス ( D-SUB )</w:t>
            </w:r>
          </w:p>
        </w:tc>
      </w:tr>
      <w:tr w:rsidR="00222DFC" w:rsidRPr="005679A5" w14:paraId="4A2C4521" w14:textId="77777777" w:rsidTr="00E26340">
        <w:tc>
          <w:tcPr>
            <w:tcW w:w="562" w:type="dxa"/>
            <w:shd w:val="clear" w:color="auto" w:fill="FFFFFF" w:themeFill="background1"/>
          </w:tcPr>
          <w:p w14:paraId="6843D08F" w14:textId="77777777" w:rsidR="00222DFC" w:rsidRDefault="00222DFC" w:rsidP="00E26340">
            <w:pPr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2552" w:type="dxa"/>
            <w:shd w:val="clear" w:color="auto" w:fill="FFFFFF" w:themeFill="background1"/>
          </w:tcPr>
          <w:p w14:paraId="0CA4EEA5" w14:textId="77777777" w:rsidR="00222DFC" w:rsidRDefault="00222DFC" w:rsidP="00E26340">
            <w:pPr>
              <w:jc w:val="left"/>
            </w:pPr>
            <w:r w:rsidRPr="00637E24">
              <w:t>LAN</w:t>
            </w:r>
          </w:p>
        </w:tc>
        <w:tc>
          <w:tcPr>
            <w:tcW w:w="5953" w:type="dxa"/>
            <w:shd w:val="clear" w:color="auto" w:fill="FFFFFF" w:themeFill="background1"/>
          </w:tcPr>
          <w:p w14:paraId="2E63EA9D" w14:textId="77777777" w:rsidR="00222DFC" w:rsidRPr="004030EF" w:rsidRDefault="00222DFC" w:rsidP="00E26340">
            <w:pPr>
              <w:jc w:val="left"/>
            </w:pPr>
            <w:r w:rsidRPr="00A10866">
              <w:t>[ オンボード ] インテル(R) i210AT 2port Gigabit Fast Ethernet Controllers</w:t>
            </w:r>
          </w:p>
        </w:tc>
      </w:tr>
      <w:tr w:rsidR="00222DFC" w:rsidRPr="005679A5" w14:paraId="0EEB2A29" w14:textId="77777777" w:rsidTr="00E26340">
        <w:tc>
          <w:tcPr>
            <w:tcW w:w="562" w:type="dxa"/>
            <w:shd w:val="clear" w:color="auto" w:fill="FFFFFF" w:themeFill="background1"/>
          </w:tcPr>
          <w:p w14:paraId="1F64D064" w14:textId="77777777" w:rsidR="00222DFC" w:rsidRDefault="00222DFC" w:rsidP="00E26340">
            <w:pPr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2552" w:type="dxa"/>
            <w:shd w:val="clear" w:color="auto" w:fill="FFFFFF" w:themeFill="background1"/>
          </w:tcPr>
          <w:p w14:paraId="799B5827" w14:textId="77777777" w:rsidR="00222DFC" w:rsidRDefault="00222DFC" w:rsidP="00E26340">
            <w:pPr>
              <w:jc w:val="left"/>
            </w:pPr>
            <w:r w:rsidRPr="00637E24">
              <w:rPr>
                <w:rFonts w:hint="eastAsia"/>
              </w:rPr>
              <w:t>外付け拡張デバイス</w:t>
            </w:r>
          </w:p>
        </w:tc>
        <w:tc>
          <w:tcPr>
            <w:tcW w:w="5953" w:type="dxa"/>
            <w:shd w:val="clear" w:color="auto" w:fill="FFFFFF" w:themeFill="background1"/>
          </w:tcPr>
          <w:p w14:paraId="5791C97A" w14:textId="77777777" w:rsidR="00222DFC" w:rsidRPr="004030EF" w:rsidRDefault="00222DFC" w:rsidP="00E26340">
            <w:pPr>
              <w:jc w:val="left"/>
            </w:pPr>
            <w:r w:rsidRPr="00637E24">
              <w:rPr>
                <w:rFonts w:hint="eastAsia"/>
              </w:rPr>
              <w:t>外付け拡張デバイスなし</w:t>
            </w:r>
          </w:p>
        </w:tc>
      </w:tr>
      <w:tr w:rsidR="00222DFC" w:rsidRPr="005679A5" w14:paraId="45D54CCD" w14:textId="77777777" w:rsidTr="00E26340">
        <w:tc>
          <w:tcPr>
            <w:tcW w:w="562" w:type="dxa"/>
            <w:shd w:val="clear" w:color="auto" w:fill="FFFFFF" w:themeFill="background1"/>
          </w:tcPr>
          <w:p w14:paraId="6EBD1C64" w14:textId="77777777" w:rsidR="00222DFC" w:rsidRDefault="00222DFC" w:rsidP="00E26340">
            <w:pPr>
              <w:jc w:val="center"/>
            </w:pPr>
            <w:r>
              <w:rPr>
                <w:rFonts w:hint="eastAsia"/>
              </w:rPr>
              <w:t>1</w:t>
            </w:r>
            <w:r>
              <w:t>3</w:t>
            </w:r>
          </w:p>
        </w:tc>
        <w:tc>
          <w:tcPr>
            <w:tcW w:w="2552" w:type="dxa"/>
            <w:shd w:val="clear" w:color="auto" w:fill="FFFFFF" w:themeFill="background1"/>
          </w:tcPr>
          <w:p w14:paraId="67F71CB1" w14:textId="77777777" w:rsidR="00222DFC" w:rsidRDefault="00222DFC" w:rsidP="00E26340">
            <w:pPr>
              <w:jc w:val="left"/>
            </w:pPr>
            <w:r w:rsidRPr="00637E24">
              <w:rPr>
                <w:rFonts w:hint="eastAsia"/>
              </w:rPr>
              <w:t>ケース</w:t>
            </w:r>
          </w:p>
        </w:tc>
        <w:tc>
          <w:tcPr>
            <w:tcW w:w="5953" w:type="dxa"/>
            <w:shd w:val="clear" w:color="auto" w:fill="FFFFFF" w:themeFill="background1"/>
          </w:tcPr>
          <w:p w14:paraId="0E148F97" w14:textId="77777777" w:rsidR="00222DFC" w:rsidRPr="004030EF" w:rsidRDefault="00222DFC" w:rsidP="00E26340">
            <w:pPr>
              <w:jc w:val="left"/>
            </w:pPr>
            <w:proofErr w:type="spellStart"/>
            <w:r w:rsidRPr="00637E24">
              <w:t>MousePro</w:t>
            </w:r>
            <w:proofErr w:type="spellEnd"/>
            <w:r w:rsidRPr="00637E24">
              <w:t xml:space="preserve"> SV シリーズ ( HDD用 前面ホットスワップベイ×4 ) ※SSD/HDDは合計6台まで搭載可能です。</w:t>
            </w:r>
          </w:p>
        </w:tc>
      </w:tr>
      <w:tr w:rsidR="00222DFC" w:rsidRPr="005679A5" w14:paraId="6424281A" w14:textId="77777777" w:rsidTr="00E26340">
        <w:tc>
          <w:tcPr>
            <w:tcW w:w="562" w:type="dxa"/>
            <w:shd w:val="clear" w:color="auto" w:fill="FFFFFF" w:themeFill="background1"/>
          </w:tcPr>
          <w:p w14:paraId="22F0301D" w14:textId="77777777" w:rsidR="00222DFC" w:rsidRDefault="00222DFC" w:rsidP="00E26340">
            <w:pPr>
              <w:jc w:val="center"/>
            </w:pPr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2552" w:type="dxa"/>
            <w:shd w:val="clear" w:color="auto" w:fill="FFFFFF" w:themeFill="background1"/>
          </w:tcPr>
          <w:p w14:paraId="737281A1" w14:textId="77777777" w:rsidR="00222DFC" w:rsidRDefault="00222DFC" w:rsidP="00E26340">
            <w:pPr>
              <w:jc w:val="left"/>
            </w:pPr>
            <w:r w:rsidRPr="00637E24">
              <w:rPr>
                <w:rFonts w:hint="eastAsia"/>
              </w:rPr>
              <w:t>マザーボード</w:t>
            </w:r>
          </w:p>
        </w:tc>
        <w:tc>
          <w:tcPr>
            <w:tcW w:w="5953" w:type="dxa"/>
            <w:shd w:val="clear" w:color="auto" w:fill="FFFFFF" w:themeFill="background1"/>
          </w:tcPr>
          <w:p w14:paraId="0AE3E711" w14:textId="77777777" w:rsidR="00222DFC" w:rsidRPr="004030EF" w:rsidRDefault="00222DFC" w:rsidP="00E26340">
            <w:pPr>
              <w:jc w:val="left"/>
            </w:pPr>
            <w:r w:rsidRPr="00A10866">
              <w:rPr>
                <w:rFonts w:hint="eastAsia"/>
              </w:rPr>
              <w:t>インテル</w:t>
            </w:r>
            <w:r w:rsidRPr="00A10866">
              <w:t xml:space="preserve">(R) C242 チップセット ( </w:t>
            </w:r>
            <w:proofErr w:type="spellStart"/>
            <w:r w:rsidRPr="00A10866">
              <w:t>MiniITX</w:t>
            </w:r>
            <w:proofErr w:type="spellEnd"/>
            <w:r w:rsidRPr="00A10866">
              <w:t xml:space="preserve"> / SATA 6Gbps対応ポート×6 )</w:t>
            </w:r>
          </w:p>
        </w:tc>
      </w:tr>
      <w:tr w:rsidR="00222DFC" w:rsidRPr="005679A5" w14:paraId="5E07B77E" w14:textId="77777777" w:rsidTr="00E26340">
        <w:tc>
          <w:tcPr>
            <w:tcW w:w="562" w:type="dxa"/>
            <w:shd w:val="clear" w:color="auto" w:fill="FFFFFF" w:themeFill="background1"/>
          </w:tcPr>
          <w:p w14:paraId="5A235EBC" w14:textId="77777777" w:rsidR="00222DFC" w:rsidRDefault="00222DFC" w:rsidP="00E26340">
            <w:pPr>
              <w:jc w:val="center"/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2552" w:type="dxa"/>
            <w:shd w:val="clear" w:color="auto" w:fill="FFFFFF" w:themeFill="background1"/>
          </w:tcPr>
          <w:p w14:paraId="19F644B7" w14:textId="77777777" w:rsidR="00222DFC" w:rsidRPr="00637E24" w:rsidRDefault="00222DFC" w:rsidP="00E26340">
            <w:pPr>
              <w:jc w:val="left"/>
            </w:pPr>
            <w:r w:rsidRPr="00637E24">
              <w:rPr>
                <w:rFonts w:hint="eastAsia"/>
              </w:rPr>
              <w:t>サウンド</w:t>
            </w:r>
          </w:p>
        </w:tc>
        <w:tc>
          <w:tcPr>
            <w:tcW w:w="5953" w:type="dxa"/>
            <w:shd w:val="clear" w:color="auto" w:fill="FFFFFF" w:themeFill="background1"/>
          </w:tcPr>
          <w:p w14:paraId="17B6E1F8" w14:textId="77777777" w:rsidR="00222DFC" w:rsidRPr="00637E24" w:rsidRDefault="00222DFC" w:rsidP="00E26340">
            <w:pPr>
              <w:jc w:val="left"/>
            </w:pPr>
            <w:r w:rsidRPr="00637E24">
              <w:rPr>
                <w:rFonts w:hint="eastAsia"/>
              </w:rPr>
              <w:t>サウンド機能なし</w:t>
            </w:r>
          </w:p>
        </w:tc>
      </w:tr>
      <w:tr w:rsidR="00222DFC" w:rsidRPr="005679A5" w14:paraId="3D7EFA53" w14:textId="77777777" w:rsidTr="00E26340">
        <w:tc>
          <w:tcPr>
            <w:tcW w:w="562" w:type="dxa"/>
            <w:shd w:val="clear" w:color="auto" w:fill="FFFFFF" w:themeFill="background1"/>
          </w:tcPr>
          <w:p w14:paraId="691732CA" w14:textId="77777777" w:rsidR="00222DFC" w:rsidRDefault="00222DFC" w:rsidP="00E26340">
            <w:pPr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2552" w:type="dxa"/>
            <w:shd w:val="clear" w:color="auto" w:fill="FFFFFF" w:themeFill="background1"/>
          </w:tcPr>
          <w:p w14:paraId="3A045D4E" w14:textId="77777777" w:rsidR="00222DFC" w:rsidRPr="00637E24" w:rsidRDefault="00222DFC" w:rsidP="00E26340">
            <w:pPr>
              <w:jc w:val="left"/>
            </w:pPr>
            <w:r w:rsidRPr="00637E24">
              <w:rPr>
                <w:rFonts w:hint="eastAsia"/>
              </w:rPr>
              <w:t>キーボード</w:t>
            </w:r>
          </w:p>
        </w:tc>
        <w:tc>
          <w:tcPr>
            <w:tcW w:w="5953" w:type="dxa"/>
            <w:shd w:val="clear" w:color="auto" w:fill="FFFFFF" w:themeFill="background1"/>
          </w:tcPr>
          <w:p w14:paraId="547C3EB8" w14:textId="77777777" w:rsidR="00222DFC" w:rsidRPr="00637E24" w:rsidRDefault="00222DFC" w:rsidP="00E26340">
            <w:pPr>
              <w:jc w:val="left"/>
            </w:pPr>
            <w:r w:rsidRPr="00A10866">
              <w:t>[ USB 有線 ] 法人向けオリジナルキーボード ( 109日本語キー / 1.8m ケーブル仕様 )</w:t>
            </w:r>
          </w:p>
        </w:tc>
      </w:tr>
      <w:tr w:rsidR="00222DFC" w:rsidRPr="005679A5" w14:paraId="2212A835" w14:textId="77777777" w:rsidTr="00E26340">
        <w:tc>
          <w:tcPr>
            <w:tcW w:w="562" w:type="dxa"/>
            <w:shd w:val="clear" w:color="auto" w:fill="FFFFFF" w:themeFill="background1"/>
          </w:tcPr>
          <w:p w14:paraId="4B56280E" w14:textId="77777777" w:rsidR="00222DFC" w:rsidRDefault="00222DFC" w:rsidP="00E26340">
            <w:pPr>
              <w:jc w:val="center"/>
            </w:pPr>
            <w:r>
              <w:rPr>
                <w:rFonts w:hint="eastAsia"/>
              </w:rPr>
              <w:t>1</w:t>
            </w:r>
            <w:r>
              <w:t>7</w:t>
            </w:r>
          </w:p>
        </w:tc>
        <w:tc>
          <w:tcPr>
            <w:tcW w:w="2552" w:type="dxa"/>
            <w:shd w:val="clear" w:color="auto" w:fill="FFFFFF" w:themeFill="background1"/>
          </w:tcPr>
          <w:p w14:paraId="434B7C20" w14:textId="77777777" w:rsidR="00222DFC" w:rsidRPr="00637E24" w:rsidRDefault="00222DFC" w:rsidP="00E26340">
            <w:pPr>
              <w:jc w:val="left"/>
            </w:pPr>
            <w:r w:rsidRPr="00637E24">
              <w:rPr>
                <w:rFonts w:hint="eastAsia"/>
              </w:rPr>
              <w:t>マウス</w:t>
            </w:r>
          </w:p>
        </w:tc>
        <w:tc>
          <w:tcPr>
            <w:tcW w:w="5953" w:type="dxa"/>
            <w:shd w:val="clear" w:color="auto" w:fill="FFFFFF" w:themeFill="background1"/>
          </w:tcPr>
          <w:p w14:paraId="41E5A5B3" w14:textId="77777777" w:rsidR="00222DFC" w:rsidRPr="00637E24" w:rsidRDefault="00222DFC" w:rsidP="00E26340">
            <w:pPr>
              <w:jc w:val="left"/>
            </w:pPr>
            <w:r w:rsidRPr="00A10866">
              <w:t xml:space="preserve">[ USB 有線 ] ELECOM M-BL27UBBK ( 2000dpi </w:t>
            </w:r>
            <w:proofErr w:type="spellStart"/>
            <w:r w:rsidRPr="00A10866">
              <w:t>BlueLED</w:t>
            </w:r>
            <w:proofErr w:type="spellEnd"/>
            <w:r w:rsidRPr="00A10866">
              <w:t xml:space="preserve"> オプティカル / ガラス上でも動作 / ケーブル長 1m )</w:t>
            </w:r>
          </w:p>
        </w:tc>
      </w:tr>
      <w:tr w:rsidR="00222DFC" w:rsidRPr="005679A5" w14:paraId="468B349E" w14:textId="77777777" w:rsidTr="00E26340">
        <w:trPr>
          <w:cantSplit/>
        </w:trPr>
        <w:tc>
          <w:tcPr>
            <w:tcW w:w="562" w:type="dxa"/>
            <w:shd w:val="clear" w:color="auto" w:fill="FFFFFF" w:themeFill="background1"/>
          </w:tcPr>
          <w:p w14:paraId="40CBCD79" w14:textId="77777777" w:rsidR="00222DFC" w:rsidRDefault="00222DFC" w:rsidP="00E26340">
            <w:pPr>
              <w:jc w:val="center"/>
            </w:pPr>
            <w:r>
              <w:rPr>
                <w:rFonts w:hint="eastAsia"/>
              </w:rPr>
              <w:lastRenderedPageBreak/>
              <w:t>1</w:t>
            </w:r>
            <w:r>
              <w:t>8</w:t>
            </w:r>
          </w:p>
        </w:tc>
        <w:tc>
          <w:tcPr>
            <w:tcW w:w="2552" w:type="dxa"/>
            <w:shd w:val="clear" w:color="auto" w:fill="FFFFFF" w:themeFill="background1"/>
          </w:tcPr>
          <w:p w14:paraId="65967B17" w14:textId="77777777" w:rsidR="00222DFC" w:rsidRPr="00637E24" w:rsidRDefault="00222DFC" w:rsidP="00E26340">
            <w:pPr>
              <w:jc w:val="left"/>
            </w:pPr>
            <w:r w:rsidRPr="00920F06">
              <w:t>UPS</w:t>
            </w:r>
          </w:p>
        </w:tc>
        <w:tc>
          <w:tcPr>
            <w:tcW w:w="5953" w:type="dxa"/>
            <w:shd w:val="clear" w:color="auto" w:fill="FFFFFF" w:themeFill="background1"/>
          </w:tcPr>
          <w:p w14:paraId="58FCFCEB" w14:textId="77777777" w:rsidR="00222DFC" w:rsidRDefault="00222DFC" w:rsidP="00E26340">
            <w:pPr>
              <w:jc w:val="center"/>
            </w:pPr>
            <w:r w:rsidRPr="00D91453">
              <w:rPr>
                <w:noProof/>
              </w:rPr>
              <w:drawing>
                <wp:inline distT="0" distB="0" distL="0" distR="0" wp14:anchorId="7003CBE3" wp14:editId="5CB1B5A7">
                  <wp:extent cx="846516" cy="850419"/>
                  <wp:effectExtent l="0" t="0" r="0" b="6985"/>
                  <wp:docPr id="20" name="Picture 12" descr="Smart-UPS 500 LCD 100V SMT500J [黒] の製品画像">
                    <a:extLst xmlns:a="http://schemas.openxmlformats.org/drawingml/2006/main">
                      <a:ext uri="{FF2B5EF4-FFF2-40B4-BE49-F238E27FC236}">
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="http://schemas.microsoft.com/office/drawing/2014/main" xmlns:arto="http://schemas.microsoft.com/office/word/2006/arto" id="{8B530100-913C-49E5-AB85-B63C61CD4848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6" name="Picture 12" descr="Smart-UPS 500 LCD 100V SMT500J [黒] の製品画像">
                            <a:extLst>
                              <a:ext uri="{FF2B5EF4-FFF2-40B4-BE49-F238E27FC236}">
      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="http://schemas.microsoft.com/office/drawing/2014/main" xmlns:arto="http://schemas.microsoft.com/office/word/2006/arto" id="{8B530100-913C-49E5-AB85-B63C61CD4848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337" r="12007"/>
                          <a:stretch/>
                        </pic:blipFill>
                        <pic:spPr bwMode="auto">
                          <a:xfrm>
                            <a:off x="0" y="0"/>
                            <a:ext cx="846516" cy="85041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C7F9BDC" w14:textId="77777777" w:rsidR="00222DFC" w:rsidRPr="00637E24" w:rsidRDefault="00222DFC" w:rsidP="00E26340">
            <w:pPr>
              <w:jc w:val="left"/>
            </w:pPr>
            <w:r w:rsidRPr="00E10334">
              <w:t>APC Smart-UPS 500 LCD 100V ( SMT500J ) ブラック ※1.5m USBケーブル付属</w:t>
            </w:r>
          </w:p>
        </w:tc>
      </w:tr>
      <w:tr w:rsidR="00222DFC" w:rsidRPr="005679A5" w14:paraId="507773AE" w14:textId="77777777" w:rsidTr="00E26340">
        <w:tc>
          <w:tcPr>
            <w:tcW w:w="562" w:type="dxa"/>
            <w:shd w:val="clear" w:color="auto" w:fill="FFFFFF" w:themeFill="background1"/>
          </w:tcPr>
          <w:p w14:paraId="656E683D" w14:textId="77777777" w:rsidR="00222DFC" w:rsidRDefault="00222DFC" w:rsidP="00E26340">
            <w:pPr>
              <w:jc w:val="center"/>
            </w:pPr>
            <w:r>
              <w:rPr>
                <w:rFonts w:hint="eastAsia"/>
              </w:rPr>
              <w:t>1</w:t>
            </w:r>
            <w:r>
              <w:t>9</w:t>
            </w:r>
          </w:p>
        </w:tc>
        <w:tc>
          <w:tcPr>
            <w:tcW w:w="2552" w:type="dxa"/>
            <w:shd w:val="clear" w:color="auto" w:fill="FFFFFF" w:themeFill="background1"/>
          </w:tcPr>
          <w:p w14:paraId="57A1DA01" w14:textId="77777777" w:rsidR="00222DFC" w:rsidRDefault="00222DFC" w:rsidP="00E26340">
            <w:pPr>
              <w:jc w:val="left"/>
            </w:pPr>
            <w:r w:rsidRPr="00637E24">
              <w:rPr>
                <w:rFonts w:hint="eastAsia"/>
              </w:rPr>
              <w:t>サポート</w:t>
            </w:r>
          </w:p>
        </w:tc>
        <w:tc>
          <w:tcPr>
            <w:tcW w:w="5953" w:type="dxa"/>
            <w:shd w:val="clear" w:color="auto" w:fill="FFFFFF" w:themeFill="background1"/>
          </w:tcPr>
          <w:p w14:paraId="77353D24" w14:textId="77777777" w:rsidR="00222DFC" w:rsidRPr="004030EF" w:rsidRDefault="00222DFC" w:rsidP="00E26340">
            <w:pPr>
              <w:jc w:val="left"/>
            </w:pPr>
            <w:r w:rsidRPr="00A10866">
              <w:t>[ 延長保証/PC本体 ] ３年間ピックアップ修理保証 ＋ 安心パックサービス ( 即日修理 / 専用ダイヤル )</w:t>
            </w:r>
          </w:p>
        </w:tc>
      </w:tr>
      <w:tr w:rsidR="00222DFC" w:rsidRPr="005679A5" w14:paraId="6823C78F" w14:textId="77777777" w:rsidTr="00E26340">
        <w:tc>
          <w:tcPr>
            <w:tcW w:w="562" w:type="dxa"/>
            <w:shd w:val="clear" w:color="auto" w:fill="FFFFFF" w:themeFill="background1"/>
          </w:tcPr>
          <w:p w14:paraId="119DBFBE" w14:textId="77777777" w:rsidR="00222DFC" w:rsidRDefault="00222DFC" w:rsidP="00E26340">
            <w:pPr>
              <w:jc w:val="center"/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2552" w:type="dxa"/>
            <w:shd w:val="clear" w:color="auto" w:fill="FFFFFF" w:themeFill="background1"/>
          </w:tcPr>
          <w:p w14:paraId="6BD19438" w14:textId="77777777" w:rsidR="00222DFC" w:rsidRDefault="00222DFC" w:rsidP="00E26340">
            <w:pPr>
              <w:jc w:val="left"/>
            </w:pPr>
            <w:r w:rsidRPr="00637E24">
              <w:rPr>
                <w:rFonts w:hint="eastAsia"/>
              </w:rPr>
              <w:t>電話サポート</w:t>
            </w:r>
          </w:p>
        </w:tc>
        <w:tc>
          <w:tcPr>
            <w:tcW w:w="5953" w:type="dxa"/>
            <w:shd w:val="clear" w:color="auto" w:fill="FFFFFF" w:themeFill="background1"/>
          </w:tcPr>
          <w:p w14:paraId="62300B06" w14:textId="77777777" w:rsidR="00222DFC" w:rsidRPr="004030EF" w:rsidRDefault="00222DFC" w:rsidP="00E26340">
            <w:pPr>
              <w:jc w:val="left"/>
            </w:pPr>
            <w:r w:rsidRPr="00637E24">
              <w:t>[ 24時間365日電話サポート ] 困った時はいつでもお電話いただけます</w:t>
            </w:r>
          </w:p>
        </w:tc>
      </w:tr>
      <w:tr w:rsidR="00222DFC" w:rsidRPr="005679A5" w14:paraId="561E2CD8" w14:textId="77777777" w:rsidTr="00E26340">
        <w:tc>
          <w:tcPr>
            <w:tcW w:w="562" w:type="dxa"/>
            <w:shd w:val="clear" w:color="auto" w:fill="FFFFFF" w:themeFill="background1"/>
          </w:tcPr>
          <w:p w14:paraId="3FABA5BF" w14:textId="77777777" w:rsidR="00222DFC" w:rsidRDefault="00222DFC" w:rsidP="00E26340">
            <w:pPr>
              <w:jc w:val="center"/>
            </w:pPr>
            <w:r>
              <w:rPr>
                <w:rFonts w:hint="eastAsia"/>
              </w:rPr>
              <w:t>2</w:t>
            </w:r>
            <w:r>
              <w:t>1</w:t>
            </w:r>
          </w:p>
        </w:tc>
        <w:tc>
          <w:tcPr>
            <w:tcW w:w="2552" w:type="dxa"/>
            <w:shd w:val="clear" w:color="auto" w:fill="FFFFFF" w:themeFill="background1"/>
          </w:tcPr>
          <w:p w14:paraId="37026056" w14:textId="77777777" w:rsidR="00222DFC" w:rsidRDefault="00222DFC" w:rsidP="00E26340">
            <w:pPr>
              <w:jc w:val="left"/>
            </w:pPr>
            <w:r w:rsidRPr="00637E24">
              <w:rPr>
                <w:rFonts w:hint="eastAsia"/>
              </w:rPr>
              <w:t>破損盗難保証サービス</w:t>
            </w:r>
          </w:p>
        </w:tc>
        <w:tc>
          <w:tcPr>
            <w:tcW w:w="5953" w:type="dxa"/>
            <w:shd w:val="clear" w:color="auto" w:fill="FFFFFF" w:themeFill="background1"/>
          </w:tcPr>
          <w:p w14:paraId="713695CF" w14:textId="77777777" w:rsidR="00222DFC" w:rsidRPr="004030EF" w:rsidRDefault="00222DFC" w:rsidP="00E26340">
            <w:pPr>
              <w:jc w:val="left"/>
            </w:pPr>
            <w:r w:rsidRPr="00637E24">
              <w:rPr>
                <w:rFonts w:hint="eastAsia"/>
              </w:rPr>
              <w:t>破損盗難保証サービスなし</w:t>
            </w:r>
          </w:p>
        </w:tc>
      </w:tr>
      <w:tr w:rsidR="00222DFC" w:rsidRPr="005679A5" w14:paraId="7619C3CC" w14:textId="77777777" w:rsidTr="00E26340">
        <w:tc>
          <w:tcPr>
            <w:tcW w:w="562" w:type="dxa"/>
            <w:shd w:val="clear" w:color="auto" w:fill="FFFFFF" w:themeFill="background1"/>
          </w:tcPr>
          <w:p w14:paraId="5EAB440B" w14:textId="77777777" w:rsidR="00222DFC" w:rsidRDefault="00222DFC" w:rsidP="00E26340">
            <w:pPr>
              <w:jc w:val="center"/>
            </w:pPr>
            <w:r>
              <w:rPr>
                <w:rFonts w:hint="eastAsia"/>
              </w:rPr>
              <w:t>2</w:t>
            </w:r>
            <w:r>
              <w:t>2</w:t>
            </w:r>
          </w:p>
        </w:tc>
        <w:tc>
          <w:tcPr>
            <w:tcW w:w="2552" w:type="dxa"/>
            <w:shd w:val="clear" w:color="auto" w:fill="FFFFFF" w:themeFill="background1"/>
          </w:tcPr>
          <w:p w14:paraId="6B5E3136" w14:textId="77777777" w:rsidR="00222DFC" w:rsidRPr="00637E24" w:rsidRDefault="00222DFC" w:rsidP="00E26340">
            <w:pPr>
              <w:jc w:val="left"/>
            </w:pPr>
            <w:r w:rsidRPr="00637E24">
              <w:rPr>
                <w:rFonts w:hint="eastAsia"/>
              </w:rPr>
              <w:t>パソコン下取りサービス</w:t>
            </w:r>
          </w:p>
        </w:tc>
        <w:tc>
          <w:tcPr>
            <w:tcW w:w="5953" w:type="dxa"/>
            <w:shd w:val="clear" w:color="auto" w:fill="FFFFFF" w:themeFill="background1"/>
          </w:tcPr>
          <w:p w14:paraId="1792CEF1" w14:textId="77777777" w:rsidR="00222DFC" w:rsidRPr="00637E24" w:rsidRDefault="00222DFC" w:rsidP="00E26340">
            <w:pPr>
              <w:jc w:val="left"/>
            </w:pPr>
            <w:r w:rsidRPr="00637E24">
              <w:rPr>
                <w:rFonts w:hint="eastAsia"/>
              </w:rPr>
              <w:t>パソコン下取りサービスなし</w:t>
            </w:r>
          </w:p>
        </w:tc>
      </w:tr>
      <w:tr w:rsidR="00222DFC" w:rsidRPr="005679A5" w14:paraId="5B1C8A1B" w14:textId="77777777" w:rsidTr="00E26340">
        <w:tc>
          <w:tcPr>
            <w:tcW w:w="562" w:type="dxa"/>
            <w:shd w:val="clear" w:color="auto" w:fill="FFFFFF" w:themeFill="background1"/>
          </w:tcPr>
          <w:p w14:paraId="5579578D" w14:textId="77777777" w:rsidR="00222DFC" w:rsidRDefault="00222DFC" w:rsidP="00E26340">
            <w:pPr>
              <w:jc w:val="center"/>
            </w:pPr>
            <w:r>
              <w:rPr>
                <w:rFonts w:hint="eastAsia"/>
              </w:rPr>
              <w:t>2</w:t>
            </w:r>
            <w:r>
              <w:t>3</w:t>
            </w:r>
          </w:p>
        </w:tc>
        <w:tc>
          <w:tcPr>
            <w:tcW w:w="2552" w:type="dxa"/>
            <w:shd w:val="clear" w:color="auto" w:fill="FFFFFF" w:themeFill="background1"/>
          </w:tcPr>
          <w:p w14:paraId="2B20B263" w14:textId="77777777" w:rsidR="00222DFC" w:rsidRPr="00637E24" w:rsidRDefault="00222DFC" w:rsidP="00E26340">
            <w:pPr>
              <w:jc w:val="left"/>
            </w:pPr>
            <w:r w:rsidRPr="00637E24">
              <w:rPr>
                <w:rFonts w:hint="eastAsia"/>
              </w:rPr>
              <w:t>オフィスソフト</w:t>
            </w:r>
          </w:p>
        </w:tc>
        <w:tc>
          <w:tcPr>
            <w:tcW w:w="5953" w:type="dxa"/>
            <w:shd w:val="clear" w:color="auto" w:fill="FFFFFF" w:themeFill="background1"/>
          </w:tcPr>
          <w:p w14:paraId="2068449A" w14:textId="77777777" w:rsidR="00222DFC" w:rsidRPr="00637E24" w:rsidRDefault="00222DFC" w:rsidP="00E26340">
            <w:pPr>
              <w:jc w:val="left"/>
            </w:pPr>
            <w:r w:rsidRPr="00637E24">
              <w:rPr>
                <w:rFonts w:hint="eastAsia"/>
              </w:rPr>
              <w:t>オフィスソフト無し</w:t>
            </w:r>
          </w:p>
        </w:tc>
      </w:tr>
      <w:tr w:rsidR="00222DFC" w:rsidRPr="005679A5" w14:paraId="4EE54A10" w14:textId="77777777" w:rsidTr="00E26340">
        <w:tc>
          <w:tcPr>
            <w:tcW w:w="562" w:type="dxa"/>
            <w:shd w:val="clear" w:color="auto" w:fill="FFFFFF" w:themeFill="background1"/>
          </w:tcPr>
          <w:p w14:paraId="70EB168E" w14:textId="77777777" w:rsidR="00222DFC" w:rsidRDefault="00222DFC" w:rsidP="00E26340">
            <w:pPr>
              <w:jc w:val="center"/>
            </w:pPr>
            <w:r>
              <w:rPr>
                <w:rFonts w:hint="eastAsia"/>
              </w:rPr>
              <w:t>2</w:t>
            </w:r>
            <w:r>
              <w:t>4</w:t>
            </w:r>
          </w:p>
        </w:tc>
        <w:tc>
          <w:tcPr>
            <w:tcW w:w="2552" w:type="dxa"/>
            <w:shd w:val="clear" w:color="auto" w:fill="FFFFFF" w:themeFill="background1"/>
          </w:tcPr>
          <w:p w14:paraId="05CD433F" w14:textId="77777777" w:rsidR="00222DFC" w:rsidRPr="00637E24" w:rsidRDefault="00222DFC" w:rsidP="00E26340">
            <w:pPr>
              <w:jc w:val="left"/>
            </w:pPr>
            <w:r w:rsidRPr="00637E24">
              <w:rPr>
                <w:rFonts w:hint="eastAsia"/>
              </w:rPr>
              <w:t>ウイルス対策・セキュリティソフト</w:t>
            </w:r>
          </w:p>
        </w:tc>
        <w:tc>
          <w:tcPr>
            <w:tcW w:w="5953" w:type="dxa"/>
            <w:shd w:val="clear" w:color="auto" w:fill="FFFFFF" w:themeFill="background1"/>
          </w:tcPr>
          <w:p w14:paraId="2E996C87" w14:textId="77777777" w:rsidR="00222DFC" w:rsidRPr="00637E24" w:rsidRDefault="00222DFC" w:rsidP="00E26340">
            <w:pPr>
              <w:jc w:val="left"/>
            </w:pPr>
            <w:r w:rsidRPr="00637E24">
              <w:t>ESET File Security for Microsoft Windows Server 90日体験版付属</w:t>
            </w:r>
          </w:p>
        </w:tc>
      </w:tr>
      <w:tr w:rsidR="00222DFC" w:rsidRPr="005679A5" w14:paraId="2F29B6A1" w14:textId="77777777" w:rsidTr="00E26340">
        <w:tc>
          <w:tcPr>
            <w:tcW w:w="562" w:type="dxa"/>
            <w:shd w:val="clear" w:color="auto" w:fill="FFFFFF" w:themeFill="background1"/>
          </w:tcPr>
          <w:p w14:paraId="4D572B8B" w14:textId="77777777" w:rsidR="00222DFC" w:rsidRDefault="00222DFC" w:rsidP="00E26340">
            <w:pPr>
              <w:jc w:val="center"/>
            </w:pPr>
            <w:r>
              <w:rPr>
                <w:rFonts w:hint="eastAsia"/>
              </w:rPr>
              <w:t>2</w:t>
            </w:r>
            <w:r>
              <w:t>5</w:t>
            </w:r>
          </w:p>
        </w:tc>
        <w:tc>
          <w:tcPr>
            <w:tcW w:w="2552" w:type="dxa"/>
            <w:shd w:val="clear" w:color="auto" w:fill="FFFFFF" w:themeFill="background1"/>
          </w:tcPr>
          <w:p w14:paraId="242E4445" w14:textId="77777777" w:rsidR="00222DFC" w:rsidRPr="00637E24" w:rsidRDefault="00222DFC" w:rsidP="00E26340">
            <w:pPr>
              <w:jc w:val="left"/>
            </w:pPr>
            <w:r w:rsidRPr="00637E24">
              <w:rPr>
                <w:rFonts w:hint="eastAsia"/>
              </w:rPr>
              <w:t>データ復旧サービス</w:t>
            </w:r>
          </w:p>
        </w:tc>
        <w:tc>
          <w:tcPr>
            <w:tcW w:w="5953" w:type="dxa"/>
            <w:shd w:val="clear" w:color="auto" w:fill="FFFFFF" w:themeFill="background1"/>
          </w:tcPr>
          <w:p w14:paraId="1DFDDD91" w14:textId="77777777" w:rsidR="00222DFC" w:rsidRPr="00637E24" w:rsidRDefault="00222DFC" w:rsidP="00E26340">
            <w:pPr>
              <w:jc w:val="left"/>
            </w:pPr>
            <w:r w:rsidRPr="00637E24">
              <w:rPr>
                <w:rFonts w:hint="eastAsia"/>
              </w:rPr>
              <w:t>データ復旧サービスなし</w:t>
            </w:r>
          </w:p>
        </w:tc>
      </w:tr>
    </w:tbl>
    <w:p w14:paraId="6E5005BE" w14:textId="77777777" w:rsidR="00222DFC" w:rsidRPr="00920F06" w:rsidRDefault="00222DFC" w:rsidP="00222DFC">
      <w:pPr>
        <w:jc w:val="right"/>
        <w:rPr>
          <w:sz w:val="16"/>
          <w:szCs w:val="16"/>
        </w:rPr>
      </w:pPr>
      <w:r w:rsidRPr="00920F06">
        <w:rPr>
          <w:rFonts w:hint="eastAsia"/>
          <w:sz w:val="16"/>
          <w:szCs w:val="16"/>
        </w:rPr>
        <w:t>（参考：</w:t>
      </w:r>
      <w:r w:rsidRPr="00920F06">
        <w:rPr>
          <w:sz w:val="16"/>
          <w:szCs w:val="16"/>
        </w:rPr>
        <w:t>https://www.mouse-jp.co.jp/business/mpro-sv/sv250st/?intid=top2_history_1904MPRO-SV250STB_3_top#sv250st</w:t>
      </w:r>
      <w:r w:rsidRPr="00920F06">
        <w:rPr>
          <w:rFonts w:hint="eastAsia"/>
          <w:sz w:val="16"/>
          <w:szCs w:val="16"/>
        </w:rPr>
        <w:t>）</w:t>
      </w:r>
    </w:p>
    <w:p w14:paraId="0EF94043" w14:textId="77777777" w:rsidR="00222DFC" w:rsidRDefault="00222DFC" w:rsidP="00222DFC"/>
    <w:p w14:paraId="0B2315F2" w14:textId="2BD8B710" w:rsidR="00222DFC" w:rsidRDefault="00222DFC" w:rsidP="00222DFC">
      <w:r>
        <w:rPr>
          <w:rFonts w:hint="eastAsia"/>
        </w:rPr>
        <w:t xml:space="preserve">　</w:t>
      </w:r>
      <w:ins w:id="106" w:author="zwr00217@nifty.ne.jp" w:date="2020-04-23T09:19:00Z">
        <w:r>
          <w:rPr>
            <w:rFonts w:hint="eastAsia"/>
          </w:rPr>
          <w:t>サーバに</w:t>
        </w:r>
      </w:ins>
      <w:r>
        <w:rPr>
          <w:rFonts w:hint="eastAsia"/>
        </w:rPr>
        <w:t>インストール</w:t>
      </w:r>
      <w:del w:id="107" w:author="zwr00217@nifty.ne.jp" w:date="2020-04-23T09:19:00Z">
        <w:r w:rsidDel="00222DFC">
          <w:rPr>
            <w:rFonts w:hint="eastAsia"/>
          </w:rPr>
          <w:delText>を実施</w:delText>
        </w:r>
      </w:del>
      <w:r>
        <w:rPr>
          <w:rFonts w:hint="eastAsia"/>
        </w:rPr>
        <w:t>するソフトウェア</w:t>
      </w:r>
    </w:p>
    <w:tbl>
      <w:tblPr>
        <w:tblStyle w:val="a3"/>
        <w:tblW w:w="9067" w:type="dxa"/>
        <w:shd w:val="clear" w:color="auto" w:fill="BFBFBF" w:themeFill="background1" w:themeFillShade="BF"/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562"/>
        <w:gridCol w:w="2552"/>
        <w:gridCol w:w="5953"/>
      </w:tblGrid>
      <w:tr w:rsidR="00222DFC" w14:paraId="5CF38224" w14:textId="77777777" w:rsidTr="00E26340">
        <w:trPr>
          <w:tblHeader/>
        </w:trPr>
        <w:tc>
          <w:tcPr>
            <w:tcW w:w="562" w:type="dxa"/>
            <w:tcBorders>
              <w:bottom w:val="single" w:sz="4" w:space="0" w:color="auto"/>
            </w:tcBorders>
            <w:shd w:val="clear" w:color="auto" w:fill="C5E0B3" w:themeFill="accent6" w:themeFillTint="66"/>
          </w:tcPr>
          <w:p w14:paraId="5C0DA2F4" w14:textId="77777777" w:rsidR="00222DFC" w:rsidRPr="005679A5" w:rsidRDefault="00222DFC" w:rsidP="00E26340">
            <w:pPr>
              <w:jc w:val="center"/>
            </w:pPr>
            <w:r w:rsidRPr="005679A5">
              <w:rPr>
                <w:rFonts w:hint="eastAsia"/>
              </w:rPr>
              <w:t>N</w:t>
            </w:r>
            <w:r w:rsidRPr="005679A5">
              <w:t>o.</w:t>
            </w:r>
          </w:p>
        </w:tc>
        <w:tc>
          <w:tcPr>
            <w:tcW w:w="2552" w:type="dxa"/>
            <w:tcBorders>
              <w:bottom w:val="single" w:sz="4" w:space="0" w:color="auto"/>
            </w:tcBorders>
            <w:shd w:val="clear" w:color="auto" w:fill="C5E0B3" w:themeFill="accent6" w:themeFillTint="66"/>
          </w:tcPr>
          <w:p w14:paraId="123153C5" w14:textId="77777777" w:rsidR="00222DFC" w:rsidRPr="005679A5" w:rsidRDefault="00222DFC" w:rsidP="00E26340">
            <w:pPr>
              <w:jc w:val="center"/>
            </w:pPr>
            <w:r>
              <w:rPr>
                <w:rFonts w:hint="eastAsia"/>
              </w:rPr>
              <w:t>項目</w:t>
            </w:r>
          </w:p>
        </w:tc>
        <w:tc>
          <w:tcPr>
            <w:tcW w:w="5953" w:type="dxa"/>
            <w:tcBorders>
              <w:bottom w:val="single" w:sz="4" w:space="0" w:color="auto"/>
            </w:tcBorders>
            <w:shd w:val="clear" w:color="auto" w:fill="C5E0B3" w:themeFill="accent6" w:themeFillTint="66"/>
          </w:tcPr>
          <w:p w14:paraId="096759FA" w14:textId="77777777" w:rsidR="00222DFC" w:rsidRDefault="00222DFC" w:rsidP="00E26340">
            <w:pPr>
              <w:jc w:val="center"/>
            </w:pPr>
            <w:r>
              <w:rPr>
                <w:rFonts w:hint="eastAsia"/>
              </w:rPr>
              <w:t>仕様</w:t>
            </w:r>
          </w:p>
        </w:tc>
      </w:tr>
      <w:tr w:rsidR="00222DFC" w:rsidRPr="00CD2A9E" w14:paraId="4D1A8CCF" w14:textId="77777777" w:rsidTr="00E26340">
        <w:tc>
          <w:tcPr>
            <w:tcW w:w="562" w:type="dxa"/>
            <w:shd w:val="clear" w:color="auto" w:fill="FFFFFF" w:themeFill="background1"/>
          </w:tcPr>
          <w:p w14:paraId="04D4935F" w14:textId="77777777" w:rsidR="00222DFC" w:rsidRDefault="00222DFC" w:rsidP="00E26340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552" w:type="dxa"/>
            <w:shd w:val="clear" w:color="auto" w:fill="FFFFFF" w:themeFill="background1"/>
          </w:tcPr>
          <w:p w14:paraId="6A265363" w14:textId="77777777" w:rsidR="00222DFC" w:rsidRPr="00BD7578" w:rsidRDefault="00222DFC" w:rsidP="00E26340">
            <w:pPr>
              <w:jc w:val="left"/>
            </w:pPr>
            <w:r w:rsidRPr="00323B05">
              <w:t>Security Monitor Pro</w:t>
            </w:r>
          </w:p>
        </w:tc>
        <w:tc>
          <w:tcPr>
            <w:tcW w:w="5953" w:type="dxa"/>
            <w:shd w:val="clear" w:color="auto" w:fill="FFFFFF" w:themeFill="background1"/>
          </w:tcPr>
          <w:p w14:paraId="5B59FFCA" w14:textId="77777777" w:rsidR="00222DFC" w:rsidRPr="00323B05" w:rsidRDefault="00222DFC" w:rsidP="00E26340">
            <w:pPr>
              <w:jc w:val="left"/>
              <w:rPr>
                <w:szCs w:val="21"/>
              </w:rPr>
            </w:pPr>
            <w:r w:rsidRPr="00323B05">
              <w:rPr>
                <w:rFonts w:hint="eastAsia"/>
                <w:szCs w:val="21"/>
              </w:rPr>
              <w:t>水中監視</w:t>
            </w:r>
            <w:del w:id="108" w:author="zwr00217@nifty.ne.jp" w:date="2020-04-23T09:16:00Z">
              <w:r w:rsidDel="00222DFC">
                <w:rPr>
                  <w:rFonts w:hint="eastAsia"/>
                  <w:szCs w:val="21"/>
                </w:rPr>
                <w:delText>監視</w:delText>
              </w:r>
            </w:del>
            <w:r>
              <w:rPr>
                <w:rFonts w:hint="eastAsia"/>
                <w:szCs w:val="21"/>
              </w:rPr>
              <w:t>カメラ及び、陸上監視カメラの動画をサーバに保管します。また、リモートアクセス機能により、ブラウザからリアルタイムの動画を配信することが可能です。</w:t>
            </w:r>
          </w:p>
          <w:p w14:paraId="26B6C7C5" w14:textId="77777777" w:rsidR="00222DFC" w:rsidRPr="00323B05" w:rsidRDefault="00222DFC" w:rsidP="00E26340">
            <w:pPr>
              <w:jc w:val="left"/>
              <w:rPr>
                <w:sz w:val="18"/>
                <w:szCs w:val="18"/>
              </w:rPr>
            </w:pPr>
            <w:r w:rsidRPr="00323B05">
              <w:rPr>
                <w:rFonts w:hint="eastAsia"/>
                <w:sz w:val="18"/>
                <w:szCs w:val="18"/>
              </w:rPr>
              <w:t>（参考：</w:t>
            </w:r>
            <w:r w:rsidRPr="00323B05">
              <w:rPr>
                <w:sz w:val="18"/>
                <w:szCs w:val="18"/>
              </w:rPr>
              <w:t>https://www.deskshare.com/video-surveillance-software.aspx</w:t>
            </w:r>
            <w:r w:rsidRPr="00323B05">
              <w:rPr>
                <w:rFonts w:hint="eastAsia"/>
                <w:sz w:val="18"/>
                <w:szCs w:val="18"/>
              </w:rPr>
              <w:t>）</w:t>
            </w:r>
          </w:p>
        </w:tc>
      </w:tr>
      <w:tr w:rsidR="00222DFC" w:rsidRPr="00CD2A9E" w14:paraId="5916DB3E" w14:textId="77777777" w:rsidTr="00E26340">
        <w:tc>
          <w:tcPr>
            <w:tcW w:w="562" w:type="dxa"/>
            <w:shd w:val="clear" w:color="auto" w:fill="FFFFFF" w:themeFill="background1"/>
          </w:tcPr>
          <w:p w14:paraId="0E98BC8A" w14:textId="77777777" w:rsidR="00222DFC" w:rsidRDefault="00222DFC" w:rsidP="00E26340">
            <w:pPr>
              <w:jc w:val="center"/>
            </w:pPr>
            <w:r>
              <w:t>2</w:t>
            </w:r>
          </w:p>
        </w:tc>
        <w:tc>
          <w:tcPr>
            <w:tcW w:w="2552" w:type="dxa"/>
            <w:shd w:val="clear" w:color="auto" w:fill="FFFFFF" w:themeFill="background1"/>
          </w:tcPr>
          <w:p w14:paraId="1485BDB9" w14:textId="77777777" w:rsidR="00222DFC" w:rsidRDefault="00222DFC" w:rsidP="00E26340">
            <w:pPr>
              <w:jc w:val="left"/>
            </w:pPr>
            <w:proofErr w:type="spellStart"/>
            <w:r w:rsidRPr="00BD7578">
              <w:t>SoftEther</w:t>
            </w:r>
            <w:proofErr w:type="spellEnd"/>
            <w:r w:rsidRPr="00BD7578">
              <w:t xml:space="preserve"> VPN</w:t>
            </w:r>
          </w:p>
        </w:tc>
        <w:tc>
          <w:tcPr>
            <w:tcW w:w="5953" w:type="dxa"/>
            <w:shd w:val="clear" w:color="auto" w:fill="FFFFFF" w:themeFill="background1"/>
          </w:tcPr>
          <w:p w14:paraId="69CC0F89" w14:textId="77777777" w:rsidR="00222DFC" w:rsidRDefault="00222DFC" w:rsidP="00E26340">
            <w:pPr>
              <w:jc w:val="left"/>
            </w:pPr>
            <w:proofErr w:type="spellStart"/>
            <w:r w:rsidRPr="00BD7578">
              <w:t>SoftEther</w:t>
            </w:r>
            <w:proofErr w:type="spellEnd"/>
            <w:r w:rsidRPr="00BD7578">
              <w:t xml:space="preserve"> VPN は </w:t>
            </w:r>
            <w:proofErr w:type="spellStart"/>
            <w:r w:rsidRPr="00BD7578">
              <w:t>OpenVPN</w:t>
            </w:r>
            <w:proofErr w:type="spellEnd"/>
            <w:r w:rsidRPr="00BD7578">
              <w:t xml:space="preserve"> や Microsoft 社の VPN サーバー を置換する際に便利な、強力な代替ソフトウェアです。</w:t>
            </w:r>
            <w:proofErr w:type="spellStart"/>
            <w:r w:rsidRPr="00BD7578">
              <w:t>SoftEther</w:t>
            </w:r>
            <w:proofErr w:type="spellEnd"/>
            <w:r w:rsidRPr="00BD7578">
              <w:t xml:space="preserve"> VPN は </w:t>
            </w:r>
            <w:proofErr w:type="spellStart"/>
            <w:r w:rsidRPr="00BD7578">
              <w:t>OpenVPN</w:t>
            </w:r>
            <w:proofErr w:type="spellEnd"/>
            <w:r w:rsidRPr="00BD7578">
              <w:t xml:space="preserve"> Server の互換機能を有しています。</w:t>
            </w:r>
          </w:p>
          <w:p w14:paraId="547CF6DA" w14:textId="77777777" w:rsidR="00222DFC" w:rsidRPr="00BD7578" w:rsidRDefault="00222DFC" w:rsidP="00E26340">
            <w:pPr>
              <w:jc w:val="left"/>
              <w:rPr>
                <w:sz w:val="18"/>
              </w:rPr>
            </w:pPr>
            <w:r w:rsidRPr="00BD7578">
              <w:rPr>
                <w:rFonts w:hint="eastAsia"/>
                <w:sz w:val="18"/>
              </w:rPr>
              <w:t>（参考：</w:t>
            </w:r>
            <w:r w:rsidRPr="00BD7578">
              <w:rPr>
                <w:sz w:val="18"/>
              </w:rPr>
              <w:t>https://ja.softether.org/#SoftEther_VPN_.E3.81.A8.E3.81.AF</w:t>
            </w:r>
            <w:r w:rsidRPr="00BD7578">
              <w:rPr>
                <w:rFonts w:hint="eastAsia"/>
                <w:sz w:val="18"/>
              </w:rPr>
              <w:t>）</w:t>
            </w:r>
          </w:p>
        </w:tc>
      </w:tr>
      <w:tr w:rsidR="00222DFC" w:rsidRPr="004030EF" w14:paraId="55D99211" w14:textId="77777777" w:rsidTr="00E26340">
        <w:tc>
          <w:tcPr>
            <w:tcW w:w="562" w:type="dxa"/>
            <w:shd w:val="clear" w:color="auto" w:fill="FFFFFF" w:themeFill="background1"/>
          </w:tcPr>
          <w:p w14:paraId="5CE5AF64" w14:textId="77777777" w:rsidR="00222DFC" w:rsidRDefault="00222DFC" w:rsidP="00E26340">
            <w:pPr>
              <w:jc w:val="center"/>
            </w:pPr>
            <w:r>
              <w:t>3</w:t>
            </w:r>
          </w:p>
        </w:tc>
        <w:tc>
          <w:tcPr>
            <w:tcW w:w="2552" w:type="dxa"/>
            <w:shd w:val="clear" w:color="auto" w:fill="FFFFFF" w:themeFill="background1"/>
          </w:tcPr>
          <w:p w14:paraId="72866F4F" w14:textId="77777777" w:rsidR="00222DFC" w:rsidRDefault="00222DFC" w:rsidP="00E26340">
            <w:pPr>
              <w:jc w:val="left"/>
            </w:pPr>
            <w:r>
              <w:rPr>
                <w:rFonts w:hint="eastAsia"/>
              </w:rPr>
              <w:t>MySQL</w:t>
            </w:r>
          </w:p>
        </w:tc>
        <w:tc>
          <w:tcPr>
            <w:tcW w:w="5953" w:type="dxa"/>
            <w:shd w:val="clear" w:color="auto" w:fill="FFFFFF" w:themeFill="background1"/>
          </w:tcPr>
          <w:p w14:paraId="2A691DB1" w14:textId="77777777" w:rsidR="00222DFC" w:rsidRDefault="00222DFC" w:rsidP="00E26340">
            <w:pPr>
              <w:jc w:val="left"/>
            </w:pPr>
            <w:r w:rsidRPr="00323B05">
              <w:rPr>
                <w:rFonts w:hint="eastAsia"/>
              </w:rPr>
              <w:t>オープンソースのリレーショナルデータベース管理システム（</w:t>
            </w:r>
            <w:r w:rsidRPr="00323B05">
              <w:t>RDBMS）です。オープンソース系としては世界的には最も多く使用されています。</w:t>
            </w:r>
          </w:p>
          <w:p w14:paraId="1DA4C9AC" w14:textId="77777777" w:rsidR="00222DFC" w:rsidRPr="004030EF" w:rsidRDefault="00222DFC" w:rsidP="00E26340">
            <w:pPr>
              <w:jc w:val="left"/>
            </w:pPr>
            <w:r>
              <w:rPr>
                <w:rFonts w:hint="eastAsia"/>
              </w:rPr>
              <w:t>（参考：</w:t>
            </w:r>
            <w:r w:rsidRPr="00323B05">
              <w:t>https://www.mysql.com/jp/</w:t>
            </w:r>
            <w:r>
              <w:rPr>
                <w:rFonts w:hint="eastAsia"/>
              </w:rPr>
              <w:t>）</w:t>
            </w:r>
          </w:p>
        </w:tc>
      </w:tr>
    </w:tbl>
    <w:p w14:paraId="16C57410" w14:textId="77777777" w:rsidR="00222DFC" w:rsidRDefault="00222DFC" w:rsidP="00222DFC">
      <w:pPr>
        <w:rPr>
          <w:ins w:id="109" w:author="zwr00217@nifty.ne.jp" w:date="2020-04-23T09:18:00Z"/>
        </w:rPr>
      </w:pPr>
    </w:p>
    <w:p w14:paraId="0E3080FF" w14:textId="30025425" w:rsidR="00222DFC" w:rsidRDefault="00222DFC" w:rsidP="00222DFC">
      <w:ins w:id="110" w:author="zwr00217@nifty.ne.jp" w:date="2020-04-23T09:18:00Z">
        <w:r>
          <w:br w:type="page"/>
        </w:r>
      </w:ins>
    </w:p>
    <w:p w14:paraId="2D086337" w14:textId="6F3D1CEA" w:rsidR="00D04C67" w:rsidRDefault="00C010F0" w:rsidP="00647D0D">
      <w:pPr>
        <w:ind w:leftChars="100" w:left="840" w:hangingChars="300" w:hanging="630"/>
      </w:pPr>
      <w:r>
        <w:lastRenderedPageBreak/>
        <w:t>5</w:t>
      </w:r>
      <w:r w:rsidR="00D04C67">
        <w:rPr>
          <w:rFonts w:hint="eastAsia"/>
        </w:rPr>
        <w:t>.1</w:t>
      </w:r>
      <w:r w:rsidR="00647D0D">
        <w:tab/>
      </w:r>
      <w:r w:rsidR="005C28B5">
        <w:rPr>
          <w:rFonts w:hint="eastAsia"/>
        </w:rPr>
        <w:t>モニタリング</w:t>
      </w:r>
      <w:r w:rsidR="004F343A">
        <w:rPr>
          <w:rFonts w:hint="eastAsia"/>
        </w:rPr>
        <w:t>ユニット（</w:t>
      </w:r>
      <w:proofErr w:type="spellStart"/>
      <w:r w:rsidR="00D04C67">
        <w:rPr>
          <w:rFonts w:hint="eastAsia"/>
        </w:rPr>
        <w:t>R</w:t>
      </w:r>
      <w:r w:rsidR="00D04C67">
        <w:t>aspbeery</w:t>
      </w:r>
      <w:proofErr w:type="spellEnd"/>
      <w:r w:rsidR="00D04C67">
        <w:t xml:space="preserve"> Pi4 </w:t>
      </w:r>
      <w:proofErr w:type="spellStart"/>
      <w:r w:rsidR="00D04C67">
        <w:t>ModuelB</w:t>
      </w:r>
      <w:proofErr w:type="spellEnd"/>
      <w:r w:rsidR="004F343A">
        <w:rPr>
          <w:rFonts w:hint="eastAsia"/>
        </w:rPr>
        <w:t>）</w:t>
      </w:r>
    </w:p>
    <w:p w14:paraId="15E3FD5B" w14:textId="77777777" w:rsidR="009D450E" w:rsidRDefault="009D450E" w:rsidP="004329E8"/>
    <w:p w14:paraId="4F4389F6" w14:textId="50B18278" w:rsidR="009D450E" w:rsidRDefault="009D450E" w:rsidP="004329E8">
      <w:pPr>
        <w:jc w:val="center"/>
      </w:pPr>
      <w:r w:rsidRPr="009D450E">
        <w:rPr>
          <w:noProof/>
        </w:rPr>
        <w:drawing>
          <wp:inline distT="0" distB="0" distL="0" distR="0" wp14:anchorId="00FDD8D4" wp14:editId="5ADF6DB7">
            <wp:extent cx="2375543" cy="1526651"/>
            <wp:effectExtent l="0" t="0" r="5715" b="0"/>
            <wp:docPr id="29" name="図 2" descr="電子機器, 回路 が含まれている画像&#10;&#10;自動的に生成された説明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="http://schemas.microsoft.com/office/drawing/2014/main" id="{2F63E894-51C4-4F0B-BDAE-BDC1274EEA3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図 2" descr="電子機器, 回路 が含まれている画像&#10;&#10;自動的に生成された説明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="http://schemas.microsoft.com/office/drawing/2014/main" id="{2F63E894-51C4-4F0B-BDAE-BDC1274EEA3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82" b="6763"/>
                    <a:stretch/>
                  </pic:blipFill>
                  <pic:spPr bwMode="auto">
                    <a:xfrm>
                      <a:off x="0" y="0"/>
                      <a:ext cx="2376610" cy="1527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E710B2" w14:textId="77777777" w:rsidR="009D450E" w:rsidRDefault="009D450E" w:rsidP="004329E8">
      <w:pPr>
        <w:jc w:val="left"/>
      </w:pPr>
    </w:p>
    <w:p w14:paraId="69A44C3C" w14:textId="5A9FC006" w:rsidR="00D27948" w:rsidRDefault="00D27948" w:rsidP="004329E8">
      <w:pPr>
        <w:jc w:val="center"/>
      </w:pPr>
      <w:r>
        <w:rPr>
          <w:rFonts w:hint="eastAsia"/>
        </w:rPr>
        <w:t>表</w:t>
      </w:r>
      <w:r w:rsidR="00C010F0">
        <w:t>5</w:t>
      </w:r>
      <w:r>
        <w:rPr>
          <w:rFonts w:hint="eastAsia"/>
        </w:rPr>
        <w:t xml:space="preserve">.1　Raspberry </w:t>
      </w:r>
      <w:r>
        <w:t xml:space="preserve">Pi4 </w:t>
      </w:r>
      <w:proofErr w:type="spellStart"/>
      <w:r>
        <w:t>ModuelB</w:t>
      </w:r>
      <w:proofErr w:type="spellEnd"/>
      <w:r w:rsidR="004F343A">
        <w:rPr>
          <w:rFonts w:hint="eastAsia"/>
        </w:rPr>
        <w:t>性能表</w:t>
      </w:r>
    </w:p>
    <w:tbl>
      <w:tblPr>
        <w:tblStyle w:val="a3"/>
        <w:tblW w:w="0" w:type="auto"/>
        <w:shd w:val="clear" w:color="auto" w:fill="BFBFBF" w:themeFill="background1" w:themeFillShade="BF"/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562"/>
        <w:gridCol w:w="2552"/>
        <w:gridCol w:w="5946"/>
      </w:tblGrid>
      <w:tr w:rsidR="00D04C67" w:rsidRPr="005679A5" w14:paraId="0FD32D06" w14:textId="77777777" w:rsidTr="00A34CAB">
        <w:trPr>
          <w:tblHeader/>
        </w:trPr>
        <w:tc>
          <w:tcPr>
            <w:tcW w:w="562" w:type="dxa"/>
            <w:tcBorders>
              <w:bottom w:val="single" w:sz="4" w:space="0" w:color="auto"/>
            </w:tcBorders>
            <w:shd w:val="clear" w:color="auto" w:fill="C5E0B3" w:themeFill="accent6" w:themeFillTint="66"/>
          </w:tcPr>
          <w:p w14:paraId="19DDE53D" w14:textId="77777777" w:rsidR="00D04C67" w:rsidRPr="005679A5" w:rsidRDefault="00D04C67" w:rsidP="004329E8">
            <w:pPr>
              <w:jc w:val="center"/>
            </w:pPr>
            <w:r w:rsidRPr="005679A5">
              <w:rPr>
                <w:rFonts w:hint="eastAsia"/>
              </w:rPr>
              <w:t>N</w:t>
            </w:r>
            <w:r w:rsidRPr="005679A5">
              <w:t>o.</w:t>
            </w:r>
          </w:p>
        </w:tc>
        <w:tc>
          <w:tcPr>
            <w:tcW w:w="2552" w:type="dxa"/>
            <w:tcBorders>
              <w:bottom w:val="single" w:sz="4" w:space="0" w:color="auto"/>
            </w:tcBorders>
            <w:shd w:val="clear" w:color="auto" w:fill="C5E0B3" w:themeFill="accent6" w:themeFillTint="66"/>
          </w:tcPr>
          <w:p w14:paraId="70B01F30" w14:textId="77777777" w:rsidR="00D04C67" w:rsidRPr="005679A5" w:rsidRDefault="00D04C67" w:rsidP="004329E8">
            <w:pPr>
              <w:jc w:val="center"/>
            </w:pPr>
            <w:r w:rsidRPr="005679A5">
              <w:rPr>
                <w:rFonts w:hint="eastAsia"/>
              </w:rPr>
              <w:t>項目</w:t>
            </w:r>
          </w:p>
        </w:tc>
        <w:tc>
          <w:tcPr>
            <w:tcW w:w="5946" w:type="dxa"/>
            <w:tcBorders>
              <w:bottom w:val="single" w:sz="4" w:space="0" w:color="auto"/>
            </w:tcBorders>
            <w:shd w:val="clear" w:color="auto" w:fill="C5E0B3" w:themeFill="accent6" w:themeFillTint="66"/>
          </w:tcPr>
          <w:p w14:paraId="2FA95FF6" w14:textId="3A174C01" w:rsidR="00D04C67" w:rsidRPr="005679A5" w:rsidRDefault="00FF653C" w:rsidP="004329E8">
            <w:pPr>
              <w:jc w:val="center"/>
            </w:pPr>
            <w:r>
              <w:rPr>
                <w:rFonts w:hint="eastAsia"/>
              </w:rPr>
              <w:t>仕様</w:t>
            </w:r>
          </w:p>
        </w:tc>
      </w:tr>
      <w:tr w:rsidR="00A34CAB" w:rsidRPr="005679A5" w14:paraId="52BE1606" w14:textId="77777777" w:rsidTr="00A57542">
        <w:tc>
          <w:tcPr>
            <w:tcW w:w="562" w:type="dxa"/>
            <w:shd w:val="clear" w:color="auto" w:fill="FFFFFF" w:themeFill="background1"/>
          </w:tcPr>
          <w:p w14:paraId="3372EBB0" w14:textId="77777777" w:rsidR="00A34CAB" w:rsidRDefault="00A34CAB" w:rsidP="004329E8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552" w:type="dxa"/>
            <w:shd w:val="clear" w:color="auto" w:fill="FFFFFF" w:themeFill="background1"/>
          </w:tcPr>
          <w:p w14:paraId="5AC894BB" w14:textId="4579A802" w:rsidR="00A34CAB" w:rsidRPr="005679A5" w:rsidRDefault="00A34CAB" w:rsidP="004329E8">
            <w:pPr>
              <w:jc w:val="left"/>
            </w:pPr>
            <w:r w:rsidRPr="00A34CAB">
              <w:rPr>
                <w:rFonts w:hint="eastAsia"/>
              </w:rPr>
              <w:t>SoC</w:t>
            </w:r>
          </w:p>
        </w:tc>
        <w:tc>
          <w:tcPr>
            <w:tcW w:w="5946" w:type="dxa"/>
            <w:shd w:val="clear" w:color="auto" w:fill="FFFFFF" w:themeFill="background1"/>
          </w:tcPr>
          <w:p w14:paraId="5BFEA2F2" w14:textId="16C431BE" w:rsidR="00A34CAB" w:rsidRPr="005679A5" w:rsidRDefault="00A34CAB" w:rsidP="004329E8">
            <w:pPr>
              <w:jc w:val="left"/>
            </w:pPr>
            <w:r w:rsidRPr="00A34CAB">
              <w:rPr>
                <w:rFonts w:hint="eastAsia"/>
              </w:rPr>
              <w:t>Broadcom BCM2711</w:t>
            </w:r>
          </w:p>
        </w:tc>
      </w:tr>
      <w:tr w:rsidR="00A34CAB" w:rsidRPr="005679A5" w14:paraId="028E1B58" w14:textId="77777777" w:rsidTr="00A57542">
        <w:tc>
          <w:tcPr>
            <w:tcW w:w="562" w:type="dxa"/>
            <w:shd w:val="clear" w:color="auto" w:fill="FFFFFF" w:themeFill="background1"/>
          </w:tcPr>
          <w:p w14:paraId="615FC489" w14:textId="77777777" w:rsidR="00A34CAB" w:rsidRDefault="00A34CAB" w:rsidP="004329E8">
            <w:pPr>
              <w:jc w:val="center"/>
            </w:pPr>
            <w:r>
              <w:t>2</w:t>
            </w:r>
          </w:p>
        </w:tc>
        <w:tc>
          <w:tcPr>
            <w:tcW w:w="2552" w:type="dxa"/>
            <w:shd w:val="clear" w:color="auto" w:fill="FFFFFF" w:themeFill="background1"/>
          </w:tcPr>
          <w:p w14:paraId="3203AC3D" w14:textId="5B84244D" w:rsidR="00A34CAB" w:rsidRPr="005679A5" w:rsidRDefault="00A34CAB" w:rsidP="004329E8">
            <w:pPr>
              <w:jc w:val="left"/>
            </w:pPr>
            <w:r w:rsidRPr="00A34CAB">
              <w:rPr>
                <w:rFonts w:hint="eastAsia"/>
              </w:rPr>
              <w:t>CPU</w:t>
            </w:r>
          </w:p>
        </w:tc>
        <w:tc>
          <w:tcPr>
            <w:tcW w:w="5946" w:type="dxa"/>
            <w:shd w:val="clear" w:color="auto" w:fill="FFFFFF" w:themeFill="background1"/>
          </w:tcPr>
          <w:p w14:paraId="51F36C49" w14:textId="5A44533F" w:rsidR="00A34CAB" w:rsidRPr="005679A5" w:rsidRDefault="00A34CAB" w:rsidP="004329E8">
            <w:pPr>
              <w:jc w:val="left"/>
            </w:pPr>
            <w:r w:rsidRPr="00A34CAB">
              <w:rPr>
                <w:rFonts w:hint="eastAsia"/>
              </w:rPr>
              <w:t>1.5GHz クアッドコア Cortex-A72</w:t>
            </w:r>
          </w:p>
        </w:tc>
      </w:tr>
      <w:tr w:rsidR="00A34CAB" w:rsidRPr="005679A5" w14:paraId="37B48B6C" w14:textId="77777777" w:rsidTr="00A57542">
        <w:tc>
          <w:tcPr>
            <w:tcW w:w="562" w:type="dxa"/>
            <w:shd w:val="clear" w:color="auto" w:fill="FFFFFF" w:themeFill="background1"/>
          </w:tcPr>
          <w:p w14:paraId="20BBA4E2" w14:textId="77777777" w:rsidR="00A34CAB" w:rsidRDefault="00A34CAB" w:rsidP="004329E8">
            <w:pPr>
              <w:jc w:val="center"/>
            </w:pPr>
            <w:r>
              <w:t>3</w:t>
            </w:r>
          </w:p>
        </w:tc>
        <w:tc>
          <w:tcPr>
            <w:tcW w:w="2552" w:type="dxa"/>
            <w:shd w:val="clear" w:color="auto" w:fill="FFFFFF" w:themeFill="background1"/>
          </w:tcPr>
          <w:p w14:paraId="59B1487F" w14:textId="00B0ACA8" w:rsidR="00A34CAB" w:rsidRPr="005679A5" w:rsidRDefault="00A34CAB" w:rsidP="004329E8">
            <w:pPr>
              <w:jc w:val="left"/>
            </w:pPr>
            <w:r w:rsidRPr="00A34CAB">
              <w:rPr>
                <w:rFonts w:hint="eastAsia"/>
              </w:rPr>
              <w:t>GPU</w:t>
            </w:r>
          </w:p>
        </w:tc>
        <w:tc>
          <w:tcPr>
            <w:tcW w:w="5946" w:type="dxa"/>
            <w:shd w:val="clear" w:color="auto" w:fill="FFFFFF" w:themeFill="background1"/>
          </w:tcPr>
          <w:p w14:paraId="01370B2E" w14:textId="67035FCF" w:rsidR="00A34CAB" w:rsidRPr="005679A5" w:rsidRDefault="00A34CAB" w:rsidP="004329E8">
            <w:pPr>
              <w:jc w:val="left"/>
            </w:pPr>
            <w:r w:rsidRPr="00A34CAB">
              <w:rPr>
                <w:rFonts w:hint="eastAsia"/>
              </w:rPr>
              <w:t xml:space="preserve">デュアルコア </w:t>
            </w:r>
            <w:proofErr w:type="spellStart"/>
            <w:r w:rsidRPr="00A34CAB">
              <w:rPr>
                <w:rFonts w:hint="eastAsia"/>
              </w:rPr>
              <w:t>VideoCore</w:t>
            </w:r>
            <w:proofErr w:type="spellEnd"/>
            <w:r w:rsidRPr="00A34CAB">
              <w:rPr>
                <w:rFonts w:hint="eastAsia"/>
              </w:rPr>
              <w:t xml:space="preserve"> IV 500MHz</w:t>
            </w:r>
          </w:p>
        </w:tc>
      </w:tr>
      <w:tr w:rsidR="00A34CAB" w:rsidRPr="005679A5" w14:paraId="42BB9D6F" w14:textId="77777777" w:rsidTr="00A57542">
        <w:tc>
          <w:tcPr>
            <w:tcW w:w="562" w:type="dxa"/>
            <w:shd w:val="clear" w:color="auto" w:fill="FFFFFF" w:themeFill="background1"/>
          </w:tcPr>
          <w:p w14:paraId="021696D7" w14:textId="65509EE4" w:rsidR="00A34CAB" w:rsidRDefault="00A34CAB" w:rsidP="004329E8">
            <w:pPr>
              <w:jc w:val="center"/>
            </w:pPr>
            <w:r>
              <w:t>4</w:t>
            </w:r>
          </w:p>
        </w:tc>
        <w:tc>
          <w:tcPr>
            <w:tcW w:w="2552" w:type="dxa"/>
            <w:shd w:val="clear" w:color="auto" w:fill="FFFFFF" w:themeFill="background1"/>
          </w:tcPr>
          <w:p w14:paraId="37A57845" w14:textId="077F733D" w:rsidR="00A34CAB" w:rsidRDefault="00A34CAB" w:rsidP="004329E8">
            <w:pPr>
              <w:jc w:val="left"/>
            </w:pPr>
            <w:r w:rsidRPr="00A34CAB">
              <w:rPr>
                <w:rFonts w:hint="eastAsia"/>
              </w:rPr>
              <w:t>メモリ</w:t>
            </w:r>
          </w:p>
        </w:tc>
        <w:tc>
          <w:tcPr>
            <w:tcW w:w="5946" w:type="dxa"/>
            <w:shd w:val="clear" w:color="auto" w:fill="FFFFFF" w:themeFill="background1"/>
          </w:tcPr>
          <w:p w14:paraId="6203B174" w14:textId="08B46EB6" w:rsidR="00A34CAB" w:rsidRDefault="00A34CAB" w:rsidP="004329E8">
            <w:pPr>
              <w:jc w:val="left"/>
            </w:pPr>
            <w:r w:rsidRPr="00A34CAB">
              <w:rPr>
                <w:rFonts w:hint="eastAsia"/>
              </w:rPr>
              <w:t>LPDDR4-2400 SDRAM 4GB</w:t>
            </w:r>
          </w:p>
        </w:tc>
      </w:tr>
      <w:tr w:rsidR="00A34CAB" w:rsidRPr="005679A5" w14:paraId="6ECF4700" w14:textId="77777777" w:rsidTr="00A57542">
        <w:tc>
          <w:tcPr>
            <w:tcW w:w="562" w:type="dxa"/>
            <w:shd w:val="clear" w:color="auto" w:fill="FFFFFF" w:themeFill="background1"/>
          </w:tcPr>
          <w:p w14:paraId="45F1CC5A" w14:textId="60EC83B1" w:rsidR="00A34CAB" w:rsidRDefault="00A34CAB" w:rsidP="004329E8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2552" w:type="dxa"/>
            <w:shd w:val="clear" w:color="auto" w:fill="FFFFFF" w:themeFill="background1"/>
          </w:tcPr>
          <w:p w14:paraId="683972D5" w14:textId="77D14691" w:rsidR="00A34CAB" w:rsidRDefault="00A34CAB" w:rsidP="004329E8">
            <w:pPr>
              <w:jc w:val="left"/>
            </w:pPr>
            <w:r w:rsidRPr="00A34CAB">
              <w:rPr>
                <w:rFonts w:hint="eastAsia"/>
              </w:rPr>
              <w:t>ギガビットイーサネット</w:t>
            </w:r>
          </w:p>
        </w:tc>
        <w:tc>
          <w:tcPr>
            <w:tcW w:w="5946" w:type="dxa"/>
            <w:shd w:val="clear" w:color="auto" w:fill="FFFFFF" w:themeFill="background1"/>
          </w:tcPr>
          <w:p w14:paraId="7EF742EC" w14:textId="328D1147" w:rsidR="00A34CAB" w:rsidRDefault="00A34CAB" w:rsidP="004329E8">
            <w:pPr>
              <w:jc w:val="left"/>
            </w:pPr>
            <w:r w:rsidRPr="00A34CAB">
              <w:rPr>
                <w:rFonts w:hint="eastAsia"/>
              </w:rPr>
              <w:t>フルスループット</w:t>
            </w:r>
          </w:p>
        </w:tc>
      </w:tr>
      <w:tr w:rsidR="00A34CAB" w:rsidRPr="005679A5" w14:paraId="54B9CE88" w14:textId="77777777" w:rsidTr="00A57542">
        <w:tc>
          <w:tcPr>
            <w:tcW w:w="562" w:type="dxa"/>
            <w:shd w:val="clear" w:color="auto" w:fill="FFFFFF" w:themeFill="background1"/>
          </w:tcPr>
          <w:p w14:paraId="11914257" w14:textId="6C850898" w:rsidR="00A34CAB" w:rsidRDefault="00A34CAB" w:rsidP="004329E8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2552" w:type="dxa"/>
            <w:shd w:val="clear" w:color="auto" w:fill="FFFFFF" w:themeFill="background1"/>
          </w:tcPr>
          <w:p w14:paraId="0CAAB4E9" w14:textId="68DC9A25" w:rsidR="00A34CAB" w:rsidRDefault="00A34CAB" w:rsidP="004329E8">
            <w:pPr>
              <w:jc w:val="left"/>
            </w:pPr>
            <w:r w:rsidRPr="00A34CAB">
              <w:rPr>
                <w:rFonts w:hint="eastAsia"/>
              </w:rPr>
              <w:t>Bluetooth</w:t>
            </w:r>
          </w:p>
        </w:tc>
        <w:tc>
          <w:tcPr>
            <w:tcW w:w="5946" w:type="dxa"/>
            <w:shd w:val="clear" w:color="auto" w:fill="FFFFFF" w:themeFill="background1"/>
          </w:tcPr>
          <w:p w14:paraId="0BEB160E" w14:textId="721276F9" w:rsidR="00A34CAB" w:rsidRDefault="00A34CAB" w:rsidP="004329E8">
            <w:pPr>
              <w:jc w:val="left"/>
            </w:pPr>
            <w:r w:rsidRPr="00A34CAB">
              <w:rPr>
                <w:rFonts w:hint="eastAsia"/>
              </w:rPr>
              <w:t>5</w:t>
            </w:r>
          </w:p>
        </w:tc>
      </w:tr>
      <w:tr w:rsidR="00A34CAB" w:rsidRPr="005679A5" w14:paraId="1230B6E2" w14:textId="77777777" w:rsidTr="00A57542">
        <w:tc>
          <w:tcPr>
            <w:tcW w:w="562" w:type="dxa"/>
            <w:shd w:val="clear" w:color="auto" w:fill="FFFFFF" w:themeFill="background1"/>
          </w:tcPr>
          <w:p w14:paraId="05D4F490" w14:textId="46A7B39E" w:rsidR="00A34CAB" w:rsidRDefault="00A34CAB" w:rsidP="004329E8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2552" w:type="dxa"/>
            <w:shd w:val="clear" w:color="auto" w:fill="FFFFFF" w:themeFill="background1"/>
          </w:tcPr>
          <w:p w14:paraId="55B6EA24" w14:textId="496B201F" w:rsidR="00A34CAB" w:rsidRDefault="00A34CAB" w:rsidP="004329E8">
            <w:pPr>
              <w:jc w:val="left"/>
            </w:pPr>
            <w:r w:rsidRPr="00A34CAB">
              <w:rPr>
                <w:rFonts w:hint="eastAsia"/>
              </w:rPr>
              <w:t>USB</w:t>
            </w:r>
          </w:p>
        </w:tc>
        <w:tc>
          <w:tcPr>
            <w:tcW w:w="5946" w:type="dxa"/>
            <w:shd w:val="clear" w:color="auto" w:fill="FFFFFF" w:themeFill="background1"/>
          </w:tcPr>
          <w:p w14:paraId="654138E6" w14:textId="2DBC343B" w:rsidR="00A34CAB" w:rsidRDefault="00A34CAB" w:rsidP="004329E8">
            <w:pPr>
              <w:jc w:val="left"/>
            </w:pPr>
            <w:r w:rsidRPr="00A34CAB">
              <w:rPr>
                <w:rFonts w:hint="eastAsia"/>
              </w:rPr>
              <w:t>USB 3.0×2、USB 2.0×2（全ポート合計で1.2Aの電流が供給可能）</w:t>
            </w:r>
          </w:p>
        </w:tc>
      </w:tr>
      <w:tr w:rsidR="00A34CAB" w:rsidRPr="005679A5" w14:paraId="0CA6FB6D" w14:textId="77777777" w:rsidTr="00A57542">
        <w:tc>
          <w:tcPr>
            <w:tcW w:w="562" w:type="dxa"/>
            <w:shd w:val="clear" w:color="auto" w:fill="FFFFFF" w:themeFill="background1"/>
          </w:tcPr>
          <w:p w14:paraId="0E708B86" w14:textId="2AA28CBE" w:rsidR="00A34CAB" w:rsidRDefault="00A34CAB" w:rsidP="004329E8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2552" w:type="dxa"/>
            <w:shd w:val="clear" w:color="auto" w:fill="FFFFFF" w:themeFill="background1"/>
          </w:tcPr>
          <w:p w14:paraId="0EA5486F" w14:textId="282C95A6" w:rsidR="00A34CAB" w:rsidRDefault="00A34CAB" w:rsidP="004329E8">
            <w:pPr>
              <w:jc w:val="left"/>
            </w:pPr>
            <w:r w:rsidRPr="00A34CAB">
              <w:rPr>
                <w:rFonts w:hint="eastAsia"/>
              </w:rPr>
              <w:t>映像出力端子</w:t>
            </w:r>
          </w:p>
        </w:tc>
        <w:tc>
          <w:tcPr>
            <w:tcW w:w="5946" w:type="dxa"/>
            <w:shd w:val="clear" w:color="auto" w:fill="FFFFFF" w:themeFill="background1"/>
          </w:tcPr>
          <w:p w14:paraId="75D87900" w14:textId="5175CF74" w:rsidR="00A34CAB" w:rsidRDefault="00A34CAB" w:rsidP="004329E8">
            <w:pPr>
              <w:jc w:val="left"/>
            </w:pPr>
            <w:r w:rsidRPr="00A34CAB">
              <w:rPr>
                <w:rFonts w:hint="eastAsia"/>
              </w:rPr>
              <w:t>HDMI Type-D×2</w:t>
            </w:r>
          </w:p>
        </w:tc>
      </w:tr>
      <w:tr w:rsidR="00A34CAB" w:rsidRPr="005679A5" w14:paraId="0D5D4A11" w14:textId="77777777" w:rsidTr="00A57542">
        <w:tc>
          <w:tcPr>
            <w:tcW w:w="562" w:type="dxa"/>
            <w:shd w:val="clear" w:color="auto" w:fill="FFFFFF" w:themeFill="background1"/>
          </w:tcPr>
          <w:p w14:paraId="6E8E9DEC" w14:textId="38FE0E6B" w:rsidR="00A34CAB" w:rsidRDefault="00A34CAB" w:rsidP="004329E8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2552" w:type="dxa"/>
            <w:shd w:val="clear" w:color="auto" w:fill="FFFFFF" w:themeFill="background1"/>
          </w:tcPr>
          <w:p w14:paraId="704D5A0C" w14:textId="2FA4804A" w:rsidR="00A34CAB" w:rsidRDefault="00A34CAB" w:rsidP="004329E8">
            <w:pPr>
              <w:jc w:val="left"/>
            </w:pPr>
            <w:r w:rsidRPr="00A34CAB">
              <w:rPr>
                <w:rFonts w:hint="eastAsia"/>
              </w:rPr>
              <w:t>電源ポート</w:t>
            </w:r>
          </w:p>
        </w:tc>
        <w:tc>
          <w:tcPr>
            <w:tcW w:w="5946" w:type="dxa"/>
            <w:shd w:val="clear" w:color="auto" w:fill="FFFFFF" w:themeFill="background1"/>
          </w:tcPr>
          <w:p w14:paraId="62846D2D" w14:textId="54DA66FB" w:rsidR="00A34CAB" w:rsidRDefault="00A34CAB" w:rsidP="004329E8">
            <w:pPr>
              <w:jc w:val="left"/>
            </w:pPr>
            <w:r w:rsidRPr="00A34CAB">
              <w:rPr>
                <w:rFonts w:hint="eastAsia"/>
              </w:rPr>
              <w:t>USB Type-C</w:t>
            </w:r>
          </w:p>
        </w:tc>
      </w:tr>
      <w:tr w:rsidR="00A34CAB" w:rsidRPr="005679A5" w14:paraId="435DB2B4" w14:textId="77777777" w:rsidTr="00A57542">
        <w:tc>
          <w:tcPr>
            <w:tcW w:w="562" w:type="dxa"/>
            <w:shd w:val="clear" w:color="auto" w:fill="FFFFFF" w:themeFill="background1"/>
          </w:tcPr>
          <w:p w14:paraId="5ECB1564" w14:textId="00CA66BE" w:rsidR="00A34CAB" w:rsidRDefault="00A34CAB" w:rsidP="004329E8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2552" w:type="dxa"/>
            <w:shd w:val="clear" w:color="auto" w:fill="FFFFFF" w:themeFill="background1"/>
          </w:tcPr>
          <w:p w14:paraId="30008375" w14:textId="5728654B" w:rsidR="00A34CAB" w:rsidRDefault="00A34CAB" w:rsidP="004329E8">
            <w:pPr>
              <w:jc w:val="left"/>
            </w:pPr>
            <w:r w:rsidRPr="00A34CAB">
              <w:rPr>
                <w:rFonts w:hint="eastAsia"/>
              </w:rPr>
              <w:t>動作に必要な最低電源電流</w:t>
            </w:r>
          </w:p>
        </w:tc>
        <w:tc>
          <w:tcPr>
            <w:tcW w:w="5946" w:type="dxa"/>
            <w:shd w:val="clear" w:color="auto" w:fill="FFFFFF" w:themeFill="background1"/>
          </w:tcPr>
          <w:p w14:paraId="1EBFE916" w14:textId="43C2D07A" w:rsidR="00A34CAB" w:rsidRDefault="00A34CAB" w:rsidP="004329E8">
            <w:pPr>
              <w:jc w:val="left"/>
            </w:pPr>
            <w:r w:rsidRPr="00A34CAB">
              <w:rPr>
                <w:rFonts w:hint="eastAsia"/>
              </w:rPr>
              <w:t>3A（USB周辺機器の消費電流が500mA以下の場合、2.5A以上）</w:t>
            </w:r>
          </w:p>
        </w:tc>
      </w:tr>
      <w:tr w:rsidR="00A34CAB" w:rsidRPr="005679A5" w14:paraId="224A2390" w14:textId="77777777" w:rsidTr="00A57542">
        <w:tc>
          <w:tcPr>
            <w:tcW w:w="562" w:type="dxa"/>
            <w:shd w:val="clear" w:color="auto" w:fill="FFFFFF" w:themeFill="background1"/>
          </w:tcPr>
          <w:p w14:paraId="0B2BD509" w14:textId="5226FDB3" w:rsidR="00A34CAB" w:rsidRDefault="00A34CAB" w:rsidP="004329E8">
            <w:pPr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2552" w:type="dxa"/>
            <w:shd w:val="clear" w:color="auto" w:fill="FFFFFF" w:themeFill="background1"/>
          </w:tcPr>
          <w:p w14:paraId="2B986FFF" w14:textId="6B8A7487" w:rsidR="00A34CAB" w:rsidRPr="00A34CAB" w:rsidRDefault="00A34CAB" w:rsidP="004329E8">
            <w:pPr>
              <w:jc w:val="left"/>
            </w:pPr>
            <w:r>
              <w:rPr>
                <w:rFonts w:hint="eastAsia"/>
              </w:rPr>
              <w:t>O</w:t>
            </w:r>
            <w:r>
              <w:t>S</w:t>
            </w:r>
          </w:p>
        </w:tc>
        <w:tc>
          <w:tcPr>
            <w:tcW w:w="5946" w:type="dxa"/>
            <w:shd w:val="clear" w:color="auto" w:fill="FFFFFF" w:themeFill="background1"/>
          </w:tcPr>
          <w:p w14:paraId="41415DAB" w14:textId="77777777" w:rsidR="00A34CAB" w:rsidRDefault="00A34CAB" w:rsidP="004329E8">
            <w:pPr>
              <w:jc w:val="left"/>
            </w:pPr>
            <w:r>
              <w:t>Raspbian Buster Lite (Minimal image based on Debian Buster)</w:t>
            </w:r>
          </w:p>
          <w:p w14:paraId="03B35279" w14:textId="77777777" w:rsidR="00A34CAB" w:rsidRDefault="00A34CAB" w:rsidP="004329E8">
            <w:pPr>
              <w:jc w:val="left"/>
            </w:pPr>
            <w:proofErr w:type="spellStart"/>
            <w:r>
              <w:t>Version:September</w:t>
            </w:r>
            <w:proofErr w:type="spellEnd"/>
            <w:r>
              <w:t xml:space="preserve"> 2019</w:t>
            </w:r>
          </w:p>
          <w:p w14:paraId="116FAE46" w14:textId="77777777" w:rsidR="00A34CAB" w:rsidRDefault="00A34CAB" w:rsidP="004329E8">
            <w:pPr>
              <w:jc w:val="left"/>
            </w:pPr>
            <w:r>
              <w:t>Release date:2019-09-26</w:t>
            </w:r>
          </w:p>
          <w:p w14:paraId="120D462F" w14:textId="047D5D65" w:rsidR="00A34CAB" w:rsidRPr="00A34CAB" w:rsidRDefault="00A34CAB" w:rsidP="004329E8">
            <w:pPr>
              <w:jc w:val="left"/>
            </w:pPr>
            <w:r>
              <w:t>Kernel version:4.19</w:t>
            </w:r>
          </w:p>
        </w:tc>
      </w:tr>
    </w:tbl>
    <w:p w14:paraId="2455926B" w14:textId="2E427318" w:rsidR="00D04C67" w:rsidRDefault="00D27948" w:rsidP="004329E8">
      <w:pPr>
        <w:jc w:val="right"/>
      </w:pPr>
      <w:r>
        <w:rPr>
          <w:rFonts w:hint="eastAsia"/>
        </w:rPr>
        <w:t>（</w:t>
      </w:r>
      <w:r w:rsidR="00920F06" w:rsidRPr="00920F06">
        <w:rPr>
          <w:rFonts w:hint="eastAsia"/>
        </w:rPr>
        <w:t>参考</w:t>
      </w:r>
      <w:r>
        <w:rPr>
          <w:rFonts w:hint="eastAsia"/>
        </w:rPr>
        <w:t>：</w:t>
      </w:r>
      <w:r w:rsidRPr="00D27948">
        <w:t>https://monoist.atmarkit.co.jp/mn/articles/1906/26/news046.html</w:t>
      </w:r>
      <w:r>
        <w:rPr>
          <w:rFonts w:hint="eastAsia"/>
        </w:rPr>
        <w:t>）</w:t>
      </w:r>
    </w:p>
    <w:p w14:paraId="52BE5371" w14:textId="5C91ABC4" w:rsidR="00E213F1" w:rsidRDefault="00E213F1" w:rsidP="004329E8"/>
    <w:p w14:paraId="158FE18C" w14:textId="77777777" w:rsidR="00647D0D" w:rsidRDefault="00647D0D">
      <w:pPr>
        <w:snapToGrid/>
      </w:pPr>
      <w:r>
        <w:br w:type="page"/>
      </w:r>
    </w:p>
    <w:p w14:paraId="102E1BFF" w14:textId="1EA6B51E" w:rsidR="00E866CD" w:rsidRDefault="00E866CD" w:rsidP="00647D0D">
      <w:pPr>
        <w:ind w:leftChars="100" w:left="840" w:hangingChars="300" w:hanging="630"/>
      </w:pPr>
      <w:r>
        <w:lastRenderedPageBreak/>
        <w:t>5</w:t>
      </w:r>
      <w:r>
        <w:rPr>
          <w:rFonts w:hint="eastAsia"/>
        </w:rPr>
        <w:t>.2</w:t>
      </w:r>
      <w:r w:rsidR="00647D0D">
        <w:tab/>
      </w:r>
      <w:r>
        <w:rPr>
          <w:rFonts w:hint="eastAsia"/>
        </w:rPr>
        <w:t>通信ユニットユニット（</w:t>
      </w:r>
      <w:r w:rsidRPr="00E866CD">
        <w:t>CANDY Pi Lite</w:t>
      </w:r>
      <w:r>
        <w:rPr>
          <w:rFonts w:hint="eastAsia"/>
        </w:rPr>
        <w:t>）</w:t>
      </w:r>
    </w:p>
    <w:p w14:paraId="704CABF6" w14:textId="77777777" w:rsidR="00E866CD" w:rsidRDefault="00E866CD" w:rsidP="00E866CD">
      <w:pPr>
        <w:jc w:val="left"/>
      </w:pPr>
    </w:p>
    <w:p w14:paraId="486DF933" w14:textId="13EB1C56" w:rsidR="00E866CD" w:rsidRDefault="00E866CD" w:rsidP="00E866CD">
      <w:pPr>
        <w:jc w:val="center"/>
      </w:pPr>
      <w:r>
        <w:rPr>
          <w:rFonts w:hint="eastAsia"/>
        </w:rPr>
        <w:t>表</w:t>
      </w:r>
      <w:r>
        <w:t>5</w:t>
      </w:r>
      <w:r>
        <w:rPr>
          <w:rFonts w:hint="eastAsia"/>
        </w:rPr>
        <w:t xml:space="preserve">.2　</w:t>
      </w:r>
      <w:r w:rsidR="00647D0D">
        <w:rPr>
          <w:rFonts w:hint="eastAsia"/>
        </w:rPr>
        <w:t>C</w:t>
      </w:r>
      <w:r w:rsidR="00647D0D">
        <w:t>ANDY Pi Lite</w:t>
      </w:r>
      <w:r w:rsidR="00647D0D">
        <w:tab/>
      </w:r>
      <w:r>
        <w:rPr>
          <w:rFonts w:hint="eastAsia"/>
        </w:rPr>
        <w:t>性能表</w:t>
      </w:r>
    </w:p>
    <w:tbl>
      <w:tblPr>
        <w:tblStyle w:val="a3"/>
        <w:tblW w:w="0" w:type="auto"/>
        <w:shd w:val="clear" w:color="auto" w:fill="BFBFBF" w:themeFill="background1" w:themeFillShade="BF"/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562"/>
        <w:gridCol w:w="2552"/>
        <w:gridCol w:w="5946"/>
      </w:tblGrid>
      <w:tr w:rsidR="00E866CD" w:rsidRPr="005679A5" w14:paraId="6A5104B1" w14:textId="77777777" w:rsidTr="00FD72C4">
        <w:trPr>
          <w:tblHeader/>
        </w:trPr>
        <w:tc>
          <w:tcPr>
            <w:tcW w:w="562" w:type="dxa"/>
            <w:tcBorders>
              <w:bottom w:val="single" w:sz="4" w:space="0" w:color="auto"/>
            </w:tcBorders>
            <w:shd w:val="clear" w:color="auto" w:fill="C5E0B3" w:themeFill="accent6" w:themeFillTint="66"/>
          </w:tcPr>
          <w:p w14:paraId="3DFDE4AE" w14:textId="77777777" w:rsidR="00E866CD" w:rsidRPr="005679A5" w:rsidRDefault="00E866CD" w:rsidP="00FD72C4">
            <w:pPr>
              <w:jc w:val="center"/>
            </w:pPr>
            <w:r w:rsidRPr="005679A5">
              <w:rPr>
                <w:rFonts w:hint="eastAsia"/>
              </w:rPr>
              <w:t>N</w:t>
            </w:r>
            <w:r w:rsidRPr="005679A5">
              <w:t>o.</w:t>
            </w:r>
          </w:p>
        </w:tc>
        <w:tc>
          <w:tcPr>
            <w:tcW w:w="2552" w:type="dxa"/>
            <w:tcBorders>
              <w:bottom w:val="single" w:sz="4" w:space="0" w:color="auto"/>
            </w:tcBorders>
            <w:shd w:val="clear" w:color="auto" w:fill="C5E0B3" w:themeFill="accent6" w:themeFillTint="66"/>
          </w:tcPr>
          <w:p w14:paraId="503AC82B" w14:textId="77777777" w:rsidR="00E866CD" w:rsidRPr="005679A5" w:rsidRDefault="00E866CD" w:rsidP="00FD72C4">
            <w:pPr>
              <w:jc w:val="center"/>
            </w:pPr>
            <w:r w:rsidRPr="005679A5">
              <w:rPr>
                <w:rFonts w:hint="eastAsia"/>
              </w:rPr>
              <w:t>項目</w:t>
            </w:r>
          </w:p>
        </w:tc>
        <w:tc>
          <w:tcPr>
            <w:tcW w:w="5946" w:type="dxa"/>
            <w:tcBorders>
              <w:bottom w:val="single" w:sz="4" w:space="0" w:color="auto"/>
            </w:tcBorders>
            <w:shd w:val="clear" w:color="auto" w:fill="C5E0B3" w:themeFill="accent6" w:themeFillTint="66"/>
          </w:tcPr>
          <w:p w14:paraId="7A1DF51B" w14:textId="77777777" w:rsidR="00E866CD" w:rsidRPr="005679A5" w:rsidRDefault="00E866CD" w:rsidP="00FD72C4">
            <w:pPr>
              <w:jc w:val="center"/>
            </w:pPr>
            <w:r>
              <w:rPr>
                <w:rFonts w:hint="eastAsia"/>
              </w:rPr>
              <w:t>仕様</w:t>
            </w:r>
          </w:p>
        </w:tc>
      </w:tr>
      <w:tr w:rsidR="00647D0D" w:rsidRPr="005679A5" w14:paraId="1FD32831" w14:textId="77777777" w:rsidTr="00647D0D">
        <w:tblPrEx>
          <w:shd w:val="clear" w:color="auto" w:fill="auto"/>
          <w:tblCellMar>
            <w:left w:w="108" w:type="dxa"/>
            <w:right w:w="108" w:type="dxa"/>
          </w:tblCellMar>
        </w:tblPrEx>
        <w:tc>
          <w:tcPr>
            <w:tcW w:w="562" w:type="dxa"/>
          </w:tcPr>
          <w:p w14:paraId="0DBFED26" w14:textId="77777777" w:rsidR="00647D0D" w:rsidRDefault="00647D0D" w:rsidP="00FD72C4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552" w:type="dxa"/>
          </w:tcPr>
          <w:p w14:paraId="16F9833B" w14:textId="0E613D16" w:rsidR="00647D0D" w:rsidRPr="005679A5" w:rsidRDefault="00647D0D" w:rsidP="00FD72C4">
            <w:pPr>
              <w:jc w:val="left"/>
            </w:pPr>
            <w:r w:rsidRPr="00647D0D">
              <w:rPr>
                <w:rFonts w:hint="eastAsia"/>
              </w:rPr>
              <w:t>対応周波数・バンド</w:t>
            </w:r>
          </w:p>
        </w:tc>
        <w:tc>
          <w:tcPr>
            <w:tcW w:w="5946" w:type="dxa"/>
          </w:tcPr>
          <w:p w14:paraId="7D2C194A" w14:textId="06D36240" w:rsidR="00647D0D" w:rsidRPr="005679A5" w:rsidRDefault="00647D0D" w:rsidP="00FD72C4">
            <w:pPr>
              <w:jc w:val="left"/>
            </w:pPr>
            <w:r w:rsidRPr="00647D0D">
              <w:t>4G/FDD-LTE：B1/B3/B8/B18/B19/B26</w:t>
            </w:r>
          </w:p>
        </w:tc>
      </w:tr>
      <w:tr w:rsidR="00647D0D" w:rsidRPr="005679A5" w14:paraId="5AD8CEAD" w14:textId="77777777" w:rsidTr="00647D0D">
        <w:tblPrEx>
          <w:shd w:val="clear" w:color="auto" w:fill="auto"/>
          <w:tblCellMar>
            <w:left w:w="108" w:type="dxa"/>
            <w:right w:w="108" w:type="dxa"/>
          </w:tblCellMar>
        </w:tblPrEx>
        <w:tc>
          <w:tcPr>
            <w:tcW w:w="562" w:type="dxa"/>
          </w:tcPr>
          <w:p w14:paraId="02B9A078" w14:textId="77777777" w:rsidR="00647D0D" w:rsidRDefault="00647D0D" w:rsidP="00FD72C4">
            <w:pPr>
              <w:jc w:val="center"/>
            </w:pPr>
            <w:r>
              <w:t>2</w:t>
            </w:r>
          </w:p>
        </w:tc>
        <w:tc>
          <w:tcPr>
            <w:tcW w:w="2552" w:type="dxa"/>
          </w:tcPr>
          <w:p w14:paraId="264DC5B5" w14:textId="76C937A2" w:rsidR="00647D0D" w:rsidRPr="005679A5" w:rsidRDefault="00647D0D" w:rsidP="00FD72C4">
            <w:pPr>
              <w:jc w:val="left"/>
            </w:pPr>
            <w:r w:rsidRPr="00647D0D">
              <w:rPr>
                <w:rFonts w:hint="eastAsia"/>
              </w:rPr>
              <w:t>通信速度</w:t>
            </w:r>
          </w:p>
        </w:tc>
        <w:tc>
          <w:tcPr>
            <w:tcW w:w="5946" w:type="dxa"/>
          </w:tcPr>
          <w:p w14:paraId="456C9BC1" w14:textId="77777777" w:rsidR="00647D0D" w:rsidRDefault="00647D0D" w:rsidP="00FD72C4">
            <w:pPr>
              <w:jc w:val="left"/>
            </w:pPr>
            <w:r w:rsidRPr="00647D0D">
              <w:rPr>
                <w:rFonts w:hint="eastAsia"/>
              </w:rPr>
              <w:t>下り最大</w:t>
            </w:r>
            <w:r w:rsidRPr="00647D0D">
              <w:t>10Mbps／上り最大5Mbps</w:t>
            </w:r>
          </w:p>
          <w:p w14:paraId="10A66762" w14:textId="626FDA96" w:rsidR="00647D0D" w:rsidRPr="005679A5" w:rsidRDefault="00647D0D" w:rsidP="00FD72C4">
            <w:pPr>
              <w:jc w:val="left"/>
            </w:pPr>
            <w:r>
              <w:rPr>
                <w:rFonts w:hint="eastAsia"/>
              </w:rPr>
              <w:t>（</w:t>
            </w:r>
            <w:r w:rsidRPr="00647D0D">
              <w:rPr>
                <w:rFonts w:hint="eastAsia"/>
              </w:rPr>
              <w:t>※いずれの通信速度も技術規格上の最大値であり、実使用速度を示すものではありません</w:t>
            </w:r>
            <w:r>
              <w:rPr>
                <w:rFonts w:hint="eastAsia"/>
              </w:rPr>
              <w:t>）</w:t>
            </w:r>
          </w:p>
        </w:tc>
      </w:tr>
      <w:tr w:rsidR="00647D0D" w:rsidRPr="005679A5" w14:paraId="67C553FA" w14:textId="77777777" w:rsidTr="00647D0D">
        <w:tblPrEx>
          <w:shd w:val="clear" w:color="auto" w:fill="auto"/>
          <w:tblCellMar>
            <w:left w:w="108" w:type="dxa"/>
            <w:right w:w="108" w:type="dxa"/>
          </w:tblCellMar>
        </w:tblPrEx>
        <w:tc>
          <w:tcPr>
            <w:tcW w:w="562" w:type="dxa"/>
          </w:tcPr>
          <w:p w14:paraId="4A7DA5E7" w14:textId="77777777" w:rsidR="00647D0D" w:rsidRDefault="00647D0D" w:rsidP="00FD72C4">
            <w:pPr>
              <w:jc w:val="center"/>
            </w:pPr>
            <w:r>
              <w:t>3</w:t>
            </w:r>
          </w:p>
        </w:tc>
        <w:tc>
          <w:tcPr>
            <w:tcW w:w="2552" w:type="dxa"/>
          </w:tcPr>
          <w:p w14:paraId="51526DB4" w14:textId="52CBADE6" w:rsidR="00647D0D" w:rsidRPr="005679A5" w:rsidRDefault="00647D0D" w:rsidP="00FD72C4">
            <w:pPr>
              <w:jc w:val="left"/>
            </w:pPr>
            <w:r w:rsidRPr="00647D0D">
              <w:rPr>
                <w:rFonts w:hint="eastAsia"/>
              </w:rPr>
              <w:t>対応</w:t>
            </w:r>
            <w:r w:rsidRPr="00647D0D">
              <w:t>SIMサイズ</w:t>
            </w:r>
          </w:p>
        </w:tc>
        <w:tc>
          <w:tcPr>
            <w:tcW w:w="5946" w:type="dxa"/>
          </w:tcPr>
          <w:p w14:paraId="6247639C" w14:textId="5E1B361B" w:rsidR="00647D0D" w:rsidRPr="005679A5" w:rsidRDefault="00647D0D" w:rsidP="00FD72C4">
            <w:pPr>
              <w:jc w:val="left"/>
            </w:pPr>
            <w:r>
              <w:t>nano</w:t>
            </w:r>
          </w:p>
        </w:tc>
      </w:tr>
    </w:tbl>
    <w:p w14:paraId="5B7770C5" w14:textId="77777777" w:rsidR="00E866CD" w:rsidRDefault="00E866CD" w:rsidP="004329E8"/>
    <w:p w14:paraId="724F95E5" w14:textId="54F79255" w:rsidR="009D450E" w:rsidRDefault="009D450E" w:rsidP="004329E8"/>
    <w:p w14:paraId="65A7980E" w14:textId="2D1F8AC8" w:rsidR="00D27948" w:rsidRDefault="00E213F1" w:rsidP="004329E8">
      <w:r>
        <w:rPr>
          <w:rFonts w:hint="eastAsia"/>
        </w:rPr>
        <w:t xml:space="preserve">　</w:t>
      </w:r>
      <w:r w:rsidR="00C010F0">
        <w:t>5</w:t>
      </w:r>
      <w:r w:rsidR="00D27948">
        <w:t>.</w:t>
      </w:r>
      <w:r w:rsidR="00647D0D">
        <w:t>3</w:t>
      </w:r>
      <w:r w:rsidR="004F343A">
        <w:rPr>
          <w:rFonts w:hint="eastAsia"/>
        </w:rPr>
        <w:t xml:space="preserve">　POE</w:t>
      </w:r>
      <w:r w:rsidR="000C33CB">
        <w:t xml:space="preserve"> Giga Ethernet Switch</w:t>
      </w:r>
      <w:r w:rsidR="004F343A">
        <w:rPr>
          <w:rFonts w:hint="eastAsia"/>
        </w:rPr>
        <w:t>（</w:t>
      </w:r>
      <w:r w:rsidR="000C33CB">
        <w:rPr>
          <w:rFonts w:hint="eastAsia"/>
        </w:rPr>
        <w:t>N</w:t>
      </w:r>
      <w:r w:rsidR="000C33CB">
        <w:t xml:space="preserve">ETGEAR </w:t>
      </w:r>
      <w:r w:rsidR="004F343A" w:rsidRPr="004F343A">
        <w:t>GS305P-100JPS</w:t>
      </w:r>
      <w:r w:rsidR="004F343A">
        <w:rPr>
          <w:rFonts w:hint="eastAsia"/>
        </w:rPr>
        <w:t>）</w:t>
      </w:r>
    </w:p>
    <w:p w14:paraId="54A8C493" w14:textId="77777777" w:rsidR="009D450E" w:rsidRDefault="009D450E" w:rsidP="004329E8"/>
    <w:p w14:paraId="2D5F4369" w14:textId="4D6CB8B3" w:rsidR="009D450E" w:rsidRDefault="009D450E" w:rsidP="004329E8">
      <w:pPr>
        <w:jc w:val="center"/>
      </w:pPr>
      <w:r w:rsidRPr="009D450E">
        <w:rPr>
          <w:noProof/>
        </w:rPr>
        <w:drawing>
          <wp:inline distT="0" distB="0" distL="0" distR="0" wp14:anchorId="3C911844" wp14:editId="7B24CA2A">
            <wp:extent cx="2752861" cy="532737"/>
            <wp:effectExtent l="0" t="0" r="0" b="1270"/>
            <wp:docPr id="1030" name="Picture 6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="http://schemas.microsoft.com/office/drawing/2014/main" id="{8196D392-98FF-42F7-BAEF-6D0974B28DA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Picture 6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="http://schemas.microsoft.com/office/drawing/2014/main" id="{8196D392-98FF-42F7-BAEF-6D0974B28DA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03" t="37350" r="4667" b="34968"/>
                    <a:stretch/>
                  </pic:blipFill>
                  <pic:spPr bwMode="auto">
                    <a:xfrm>
                      <a:off x="0" y="0"/>
                      <a:ext cx="2778655" cy="5377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F68637" w14:textId="77777777" w:rsidR="009D450E" w:rsidRDefault="009D450E" w:rsidP="004329E8">
      <w:pPr>
        <w:jc w:val="center"/>
      </w:pPr>
    </w:p>
    <w:p w14:paraId="42DBF7AD" w14:textId="7F43778A" w:rsidR="00E213F1" w:rsidRDefault="00E213F1" w:rsidP="004329E8">
      <w:pPr>
        <w:jc w:val="center"/>
      </w:pPr>
      <w:r>
        <w:rPr>
          <w:rFonts w:hint="eastAsia"/>
        </w:rPr>
        <w:t>表</w:t>
      </w:r>
      <w:r w:rsidR="00C010F0">
        <w:t>5</w:t>
      </w:r>
      <w:r>
        <w:rPr>
          <w:rFonts w:hint="eastAsia"/>
        </w:rPr>
        <w:t>.</w:t>
      </w:r>
      <w:r w:rsidR="00647D0D">
        <w:t>3</w:t>
      </w:r>
      <w:r>
        <w:rPr>
          <w:rFonts w:hint="eastAsia"/>
        </w:rPr>
        <w:t xml:space="preserve">　</w:t>
      </w:r>
      <w:r w:rsidR="004F343A" w:rsidRPr="004F343A">
        <w:t>GS305P-100JPS</w:t>
      </w:r>
      <w:r w:rsidR="004F343A">
        <w:rPr>
          <w:rFonts w:hint="eastAsia"/>
        </w:rPr>
        <w:t>性能表</w:t>
      </w:r>
    </w:p>
    <w:tbl>
      <w:tblPr>
        <w:tblStyle w:val="a3"/>
        <w:tblW w:w="0" w:type="auto"/>
        <w:shd w:val="clear" w:color="auto" w:fill="BFBFBF" w:themeFill="background1" w:themeFillShade="BF"/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562"/>
        <w:gridCol w:w="2552"/>
        <w:gridCol w:w="5946"/>
      </w:tblGrid>
      <w:tr w:rsidR="00E213F1" w:rsidRPr="005679A5" w14:paraId="4C6E1EC4" w14:textId="77777777" w:rsidTr="00830783">
        <w:trPr>
          <w:tblHeader/>
        </w:trPr>
        <w:tc>
          <w:tcPr>
            <w:tcW w:w="562" w:type="dxa"/>
            <w:tcBorders>
              <w:bottom w:val="single" w:sz="4" w:space="0" w:color="auto"/>
            </w:tcBorders>
            <w:shd w:val="clear" w:color="auto" w:fill="C5E0B3" w:themeFill="accent6" w:themeFillTint="66"/>
          </w:tcPr>
          <w:p w14:paraId="0BB97FBE" w14:textId="77777777" w:rsidR="00E213F1" w:rsidRPr="005679A5" w:rsidRDefault="00E213F1" w:rsidP="004329E8">
            <w:pPr>
              <w:jc w:val="center"/>
            </w:pPr>
            <w:r w:rsidRPr="005679A5">
              <w:rPr>
                <w:rFonts w:hint="eastAsia"/>
              </w:rPr>
              <w:t>N</w:t>
            </w:r>
            <w:r w:rsidRPr="005679A5">
              <w:t>o.</w:t>
            </w:r>
          </w:p>
        </w:tc>
        <w:tc>
          <w:tcPr>
            <w:tcW w:w="2552" w:type="dxa"/>
            <w:tcBorders>
              <w:bottom w:val="single" w:sz="4" w:space="0" w:color="auto"/>
            </w:tcBorders>
            <w:shd w:val="clear" w:color="auto" w:fill="C5E0B3" w:themeFill="accent6" w:themeFillTint="66"/>
          </w:tcPr>
          <w:p w14:paraId="666651F8" w14:textId="77777777" w:rsidR="00E213F1" w:rsidRPr="005679A5" w:rsidRDefault="00E213F1" w:rsidP="004329E8">
            <w:pPr>
              <w:jc w:val="center"/>
            </w:pPr>
            <w:r w:rsidRPr="005679A5">
              <w:rPr>
                <w:rFonts w:hint="eastAsia"/>
              </w:rPr>
              <w:t>項目</w:t>
            </w:r>
          </w:p>
        </w:tc>
        <w:tc>
          <w:tcPr>
            <w:tcW w:w="5946" w:type="dxa"/>
            <w:tcBorders>
              <w:bottom w:val="single" w:sz="4" w:space="0" w:color="auto"/>
            </w:tcBorders>
            <w:shd w:val="clear" w:color="auto" w:fill="C5E0B3" w:themeFill="accent6" w:themeFillTint="66"/>
          </w:tcPr>
          <w:p w14:paraId="7E638EE7" w14:textId="575F84AF" w:rsidR="00E213F1" w:rsidRPr="005679A5" w:rsidRDefault="005E533D" w:rsidP="004329E8">
            <w:pPr>
              <w:jc w:val="center"/>
            </w:pPr>
            <w:r>
              <w:rPr>
                <w:rFonts w:hint="eastAsia"/>
              </w:rPr>
              <w:t>仕様</w:t>
            </w:r>
          </w:p>
        </w:tc>
      </w:tr>
      <w:tr w:rsidR="00E213F1" w:rsidRPr="005679A5" w14:paraId="7E2E3152" w14:textId="77777777" w:rsidTr="00830783">
        <w:tc>
          <w:tcPr>
            <w:tcW w:w="562" w:type="dxa"/>
            <w:shd w:val="clear" w:color="auto" w:fill="FFFFFF" w:themeFill="background1"/>
          </w:tcPr>
          <w:p w14:paraId="379F1FF1" w14:textId="77777777" w:rsidR="00E213F1" w:rsidRDefault="00E213F1" w:rsidP="004329E8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552" w:type="dxa"/>
            <w:shd w:val="clear" w:color="auto" w:fill="FFFFFF" w:themeFill="background1"/>
          </w:tcPr>
          <w:p w14:paraId="6E99391D" w14:textId="69D1F87E" w:rsidR="00E213F1" w:rsidRPr="005679A5" w:rsidRDefault="004F343A" w:rsidP="004329E8">
            <w:pPr>
              <w:jc w:val="left"/>
            </w:pPr>
            <w:r>
              <w:rPr>
                <w:rFonts w:hint="eastAsia"/>
              </w:rPr>
              <w:t>速度</w:t>
            </w:r>
          </w:p>
        </w:tc>
        <w:tc>
          <w:tcPr>
            <w:tcW w:w="5946" w:type="dxa"/>
            <w:shd w:val="clear" w:color="auto" w:fill="FFFFFF" w:themeFill="background1"/>
          </w:tcPr>
          <w:p w14:paraId="07310234" w14:textId="7388DDF5" w:rsidR="00E213F1" w:rsidRPr="005679A5" w:rsidRDefault="004F343A" w:rsidP="004329E8">
            <w:pPr>
              <w:jc w:val="left"/>
            </w:pPr>
            <w:r w:rsidRPr="004F343A">
              <w:t>10/100/1000 Mbpsギガビットイーサネット</w:t>
            </w:r>
          </w:p>
        </w:tc>
      </w:tr>
      <w:tr w:rsidR="00E213F1" w:rsidRPr="005679A5" w14:paraId="586F10E7" w14:textId="77777777" w:rsidTr="00830783">
        <w:tc>
          <w:tcPr>
            <w:tcW w:w="562" w:type="dxa"/>
            <w:shd w:val="clear" w:color="auto" w:fill="FFFFFF" w:themeFill="background1"/>
          </w:tcPr>
          <w:p w14:paraId="4D270BFA" w14:textId="77777777" w:rsidR="00E213F1" w:rsidRDefault="00E213F1" w:rsidP="004329E8">
            <w:pPr>
              <w:jc w:val="center"/>
            </w:pPr>
            <w:r>
              <w:t>2</w:t>
            </w:r>
          </w:p>
        </w:tc>
        <w:tc>
          <w:tcPr>
            <w:tcW w:w="2552" w:type="dxa"/>
            <w:shd w:val="clear" w:color="auto" w:fill="FFFFFF" w:themeFill="background1"/>
          </w:tcPr>
          <w:p w14:paraId="6E0352F4" w14:textId="1824F66E" w:rsidR="00E213F1" w:rsidRPr="005679A5" w:rsidRDefault="004F343A" w:rsidP="004329E8">
            <w:pPr>
              <w:jc w:val="left"/>
            </w:pPr>
            <w:r>
              <w:rPr>
                <w:rFonts w:hint="eastAsia"/>
              </w:rPr>
              <w:t>ポート数</w:t>
            </w:r>
          </w:p>
        </w:tc>
        <w:tc>
          <w:tcPr>
            <w:tcW w:w="5946" w:type="dxa"/>
            <w:shd w:val="clear" w:color="auto" w:fill="FFFFFF" w:themeFill="background1"/>
          </w:tcPr>
          <w:p w14:paraId="10925261" w14:textId="5769AEFC" w:rsidR="00E213F1" w:rsidRPr="005679A5" w:rsidRDefault="004F343A" w:rsidP="004329E8">
            <w:pPr>
              <w:jc w:val="left"/>
            </w:pPr>
            <w:r>
              <w:rPr>
                <w:rFonts w:hint="eastAsia"/>
              </w:rPr>
              <w:t>5</w:t>
            </w:r>
          </w:p>
        </w:tc>
      </w:tr>
      <w:tr w:rsidR="00E213F1" w:rsidRPr="005679A5" w14:paraId="5E7ED548" w14:textId="77777777" w:rsidTr="00830783">
        <w:tc>
          <w:tcPr>
            <w:tcW w:w="562" w:type="dxa"/>
            <w:shd w:val="clear" w:color="auto" w:fill="FFFFFF" w:themeFill="background1"/>
          </w:tcPr>
          <w:p w14:paraId="37E85A91" w14:textId="77777777" w:rsidR="00E213F1" w:rsidRDefault="00E213F1" w:rsidP="004329E8">
            <w:pPr>
              <w:jc w:val="center"/>
            </w:pPr>
            <w:r>
              <w:t>3</w:t>
            </w:r>
          </w:p>
        </w:tc>
        <w:tc>
          <w:tcPr>
            <w:tcW w:w="2552" w:type="dxa"/>
            <w:shd w:val="clear" w:color="auto" w:fill="FFFFFF" w:themeFill="background1"/>
          </w:tcPr>
          <w:p w14:paraId="67E72EAF" w14:textId="46A64FBE" w:rsidR="00E213F1" w:rsidRPr="005679A5" w:rsidRDefault="004F343A" w:rsidP="004329E8">
            <w:pPr>
              <w:jc w:val="left"/>
            </w:pPr>
            <w:r w:rsidRPr="004F343A">
              <w:t>PoEポート</w:t>
            </w:r>
          </w:p>
        </w:tc>
        <w:tc>
          <w:tcPr>
            <w:tcW w:w="5946" w:type="dxa"/>
            <w:shd w:val="clear" w:color="auto" w:fill="FFFFFF" w:themeFill="background1"/>
          </w:tcPr>
          <w:p w14:paraId="2AF6F0C1" w14:textId="338FB67F" w:rsidR="00E213F1" w:rsidRPr="005679A5" w:rsidRDefault="004F343A" w:rsidP="004329E8">
            <w:pPr>
              <w:jc w:val="left"/>
            </w:pPr>
            <w:r w:rsidRPr="004F343A">
              <w:t>802.3af PoE × 4ポート (1ポートあたり15.4W)</w:t>
            </w:r>
          </w:p>
        </w:tc>
      </w:tr>
      <w:tr w:rsidR="00E213F1" w:rsidRPr="005679A5" w14:paraId="29817A05" w14:textId="77777777" w:rsidTr="00830783">
        <w:tc>
          <w:tcPr>
            <w:tcW w:w="562" w:type="dxa"/>
            <w:shd w:val="clear" w:color="auto" w:fill="FFFFFF" w:themeFill="background1"/>
          </w:tcPr>
          <w:p w14:paraId="42C91BB3" w14:textId="77777777" w:rsidR="00E213F1" w:rsidRDefault="00E213F1" w:rsidP="004329E8">
            <w:pPr>
              <w:jc w:val="center"/>
            </w:pPr>
            <w:r>
              <w:t>4</w:t>
            </w:r>
          </w:p>
        </w:tc>
        <w:tc>
          <w:tcPr>
            <w:tcW w:w="2552" w:type="dxa"/>
            <w:shd w:val="clear" w:color="auto" w:fill="FFFFFF" w:themeFill="background1"/>
          </w:tcPr>
          <w:p w14:paraId="38387520" w14:textId="2977698D" w:rsidR="00E213F1" w:rsidRDefault="004F343A" w:rsidP="004329E8">
            <w:pPr>
              <w:jc w:val="left"/>
            </w:pPr>
            <w:r w:rsidRPr="004F343A">
              <w:t>PoE合計出力</w:t>
            </w:r>
          </w:p>
        </w:tc>
        <w:tc>
          <w:tcPr>
            <w:tcW w:w="5946" w:type="dxa"/>
            <w:shd w:val="clear" w:color="auto" w:fill="FFFFFF" w:themeFill="background1"/>
          </w:tcPr>
          <w:p w14:paraId="68F210F5" w14:textId="5F276A41" w:rsidR="00E213F1" w:rsidRDefault="004F343A" w:rsidP="004329E8">
            <w:pPr>
              <w:jc w:val="left"/>
            </w:pPr>
            <w:r w:rsidRPr="004F343A">
              <w:t>55.5W</w:t>
            </w:r>
          </w:p>
        </w:tc>
      </w:tr>
      <w:tr w:rsidR="00E213F1" w:rsidRPr="005679A5" w14:paraId="0B05F307" w14:textId="77777777" w:rsidTr="00830783">
        <w:tc>
          <w:tcPr>
            <w:tcW w:w="562" w:type="dxa"/>
            <w:shd w:val="clear" w:color="auto" w:fill="FFFFFF" w:themeFill="background1"/>
          </w:tcPr>
          <w:p w14:paraId="6732E4AF" w14:textId="77777777" w:rsidR="00E213F1" w:rsidRDefault="00E213F1" w:rsidP="004329E8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2552" w:type="dxa"/>
            <w:shd w:val="clear" w:color="auto" w:fill="FFFFFF" w:themeFill="background1"/>
          </w:tcPr>
          <w:p w14:paraId="267C09BB" w14:textId="35B1FA64" w:rsidR="00E213F1" w:rsidRDefault="004F343A" w:rsidP="004329E8">
            <w:pPr>
              <w:jc w:val="left"/>
            </w:pPr>
            <w:r w:rsidRPr="004F343A">
              <w:rPr>
                <w:rFonts w:hint="eastAsia"/>
              </w:rPr>
              <w:t>筐体</w:t>
            </w:r>
          </w:p>
        </w:tc>
        <w:tc>
          <w:tcPr>
            <w:tcW w:w="5946" w:type="dxa"/>
            <w:shd w:val="clear" w:color="auto" w:fill="FFFFFF" w:themeFill="background1"/>
          </w:tcPr>
          <w:p w14:paraId="7F8E23F2" w14:textId="30E99616" w:rsidR="00E213F1" w:rsidRDefault="004F343A" w:rsidP="004329E8">
            <w:pPr>
              <w:jc w:val="left"/>
            </w:pPr>
            <w:r w:rsidRPr="004F343A">
              <w:rPr>
                <w:rFonts w:hint="eastAsia"/>
              </w:rPr>
              <w:t>金属</w:t>
            </w:r>
          </w:p>
        </w:tc>
      </w:tr>
      <w:tr w:rsidR="00E213F1" w:rsidRPr="005679A5" w14:paraId="02769849" w14:textId="77777777" w:rsidTr="00830783">
        <w:tc>
          <w:tcPr>
            <w:tcW w:w="562" w:type="dxa"/>
            <w:shd w:val="clear" w:color="auto" w:fill="FFFFFF" w:themeFill="background1"/>
          </w:tcPr>
          <w:p w14:paraId="7E490D9C" w14:textId="77777777" w:rsidR="00E213F1" w:rsidRDefault="00E213F1" w:rsidP="004329E8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2552" w:type="dxa"/>
            <w:shd w:val="clear" w:color="auto" w:fill="FFFFFF" w:themeFill="background1"/>
          </w:tcPr>
          <w:p w14:paraId="539C111B" w14:textId="533196F1" w:rsidR="00E213F1" w:rsidRDefault="004F343A" w:rsidP="004329E8">
            <w:pPr>
              <w:jc w:val="left"/>
            </w:pPr>
            <w:r w:rsidRPr="004F343A">
              <w:rPr>
                <w:rFonts w:hint="eastAsia"/>
              </w:rPr>
              <w:t>省電力型イーサネット</w:t>
            </w:r>
          </w:p>
        </w:tc>
        <w:tc>
          <w:tcPr>
            <w:tcW w:w="5946" w:type="dxa"/>
            <w:shd w:val="clear" w:color="auto" w:fill="FFFFFF" w:themeFill="background1"/>
          </w:tcPr>
          <w:p w14:paraId="25492754" w14:textId="4FB281C4" w:rsidR="00E213F1" w:rsidRDefault="004F343A" w:rsidP="004329E8">
            <w:pPr>
              <w:jc w:val="left"/>
            </w:pPr>
            <w:r w:rsidRPr="004F343A">
              <w:rPr>
                <w:rFonts w:hint="eastAsia"/>
              </w:rPr>
              <w:t>対応</w:t>
            </w:r>
          </w:p>
        </w:tc>
      </w:tr>
      <w:tr w:rsidR="00E213F1" w:rsidRPr="005679A5" w14:paraId="703ABB28" w14:textId="77777777" w:rsidTr="00830783">
        <w:tc>
          <w:tcPr>
            <w:tcW w:w="562" w:type="dxa"/>
            <w:shd w:val="clear" w:color="auto" w:fill="FFFFFF" w:themeFill="background1"/>
          </w:tcPr>
          <w:p w14:paraId="1ABCE909" w14:textId="77777777" w:rsidR="00E213F1" w:rsidRDefault="00E213F1" w:rsidP="004329E8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2552" w:type="dxa"/>
            <w:shd w:val="clear" w:color="auto" w:fill="FFFFFF" w:themeFill="background1"/>
          </w:tcPr>
          <w:p w14:paraId="5C44C0CF" w14:textId="6F360B4B" w:rsidR="00E213F1" w:rsidRDefault="004F343A" w:rsidP="004329E8">
            <w:pPr>
              <w:jc w:val="left"/>
            </w:pPr>
            <w:r w:rsidRPr="004F343A">
              <w:rPr>
                <w:rFonts w:hint="eastAsia"/>
              </w:rPr>
              <w:t>スイッチング容量</w:t>
            </w:r>
          </w:p>
        </w:tc>
        <w:tc>
          <w:tcPr>
            <w:tcW w:w="5946" w:type="dxa"/>
            <w:shd w:val="clear" w:color="auto" w:fill="FFFFFF" w:themeFill="background1"/>
          </w:tcPr>
          <w:p w14:paraId="54A59B11" w14:textId="748779E3" w:rsidR="00E213F1" w:rsidRDefault="004F343A" w:rsidP="004329E8">
            <w:pPr>
              <w:jc w:val="left"/>
            </w:pPr>
            <w:r w:rsidRPr="004F343A">
              <w:t>10Gbps</w:t>
            </w:r>
          </w:p>
        </w:tc>
      </w:tr>
      <w:tr w:rsidR="00E213F1" w:rsidRPr="005679A5" w14:paraId="011BAF3A" w14:textId="77777777" w:rsidTr="00830783">
        <w:tc>
          <w:tcPr>
            <w:tcW w:w="562" w:type="dxa"/>
            <w:shd w:val="clear" w:color="auto" w:fill="FFFFFF" w:themeFill="background1"/>
          </w:tcPr>
          <w:p w14:paraId="182AE186" w14:textId="77777777" w:rsidR="00E213F1" w:rsidRDefault="00E213F1" w:rsidP="004329E8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2552" w:type="dxa"/>
            <w:shd w:val="clear" w:color="auto" w:fill="FFFFFF" w:themeFill="background1"/>
          </w:tcPr>
          <w:p w14:paraId="401A8C0D" w14:textId="276F0ED0" w:rsidR="00E213F1" w:rsidRDefault="004F343A" w:rsidP="004329E8">
            <w:pPr>
              <w:jc w:val="left"/>
            </w:pPr>
            <w:r w:rsidRPr="004F343A">
              <w:rPr>
                <w:rFonts w:hint="eastAsia"/>
              </w:rPr>
              <w:t>パケットフォワーディング</w:t>
            </w:r>
          </w:p>
        </w:tc>
        <w:tc>
          <w:tcPr>
            <w:tcW w:w="5946" w:type="dxa"/>
            <w:shd w:val="clear" w:color="auto" w:fill="FFFFFF" w:themeFill="background1"/>
          </w:tcPr>
          <w:p w14:paraId="557B954E" w14:textId="323F45C9" w:rsidR="00E213F1" w:rsidRDefault="004F343A" w:rsidP="004329E8">
            <w:pPr>
              <w:jc w:val="left"/>
            </w:pPr>
            <w:r w:rsidRPr="004F343A">
              <w:t>7.4Mpps</w:t>
            </w:r>
          </w:p>
        </w:tc>
      </w:tr>
      <w:tr w:rsidR="00E213F1" w:rsidRPr="005679A5" w14:paraId="4590D38C" w14:textId="77777777" w:rsidTr="00830783">
        <w:tc>
          <w:tcPr>
            <w:tcW w:w="562" w:type="dxa"/>
            <w:shd w:val="clear" w:color="auto" w:fill="FFFFFF" w:themeFill="background1"/>
          </w:tcPr>
          <w:p w14:paraId="1E1DE80A" w14:textId="77777777" w:rsidR="00E213F1" w:rsidRDefault="00E213F1" w:rsidP="004329E8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2552" w:type="dxa"/>
            <w:shd w:val="clear" w:color="auto" w:fill="FFFFFF" w:themeFill="background1"/>
          </w:tcPr>
          <w:p w14:paraId="7C5B824D" w14:textId="72CEC954" w:rsidR="00E213F1" w:rsidRDefault="004F343A" w:rsidP="004329E8">
            <w:pPr>
              <w:jc w:val="left"/>
            </w:pPr>
            <w:r w:rsidRPr="004F343A">
              <w:rPr>
                <w:rFonts w:hint="eastAsia"/>
              </w:rPr>
              <w:t>ジャンボフレームサイズ</w:t>
            </w:r>
          </w:p>
        </w:tc>
        <w:tc>
          <w:tcPr>
            <w:tcW w:w="5946" w:type="dxa"/>
            <w:shd w:val="clear" w:color="auto" w:fill="FFFFFF" w:themeFill="background1"/>
          </w:tcPr>
          <w:p w14:paraId="5DA2B1EE" w14:textId="4FE23B84" w:rsidR="00E213F1" w:rsidRDefault="004F343A" w:rsidP="004329E8">
            <w:pPr>
              <w:jc w:val="left"/>
            </w:pPr>
            <w:r w:rsidRPr="004F343A">
              <w:t>9,216バイト</w:t>
            </w:r>
          </w:p>
        </w:tc>
      </w:tr>
      <w:tr w:rsidR="00E213F1" w:rsidRPr="005679A5" w14:paraId="7EBE66C7" w14:textId="77777777" w:rsidTr="00830783">
        <w:tc>
          <w:tcPr>
            <w:tcW w:w="562" w:type="dxa"/>
            <w:shd w:val="clear" w:color="auto" w:fill="FFFFFF" w:themeFill="background1"/>
          </w:tcPr>
          <w:p w14:paraId="601084C3" w14:textId="77777777" w:rsidR="00E213F1" w:rsidRDefault="00E213F1" w:rsidP="004329E8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2552" w:type="dxa"/>
            <w:shd w:val="clear" w:color="auto" w:fill="FFFFFF" w:themeFill="background1"/>
          </w:tcPr>
          <w:p w14:paraId="74C2240C" w14:textId="373EA4E7" w:rsidR="00E213F1" w:rsidRDefault="004F343A" w:rsidP="004329E8">
            <w:pPr>
              <w:jc w:val="left"/>
            </w:pPr>
            <w:r w:rsidRPr="004F343A">
              <w:t>MACテーブルサイズ</w:t>
            </w:r>
          </w:p>
        </w:tc>
        <w:tc>
          <w:tcPr>
            <w:tcW w:w="5946" w:type="dxa"/>
            <w:shd w:val="clear" w:color="auto" w:fill="FFFFFF" w:themeFill="background1"/>
          </w:tcPr>
          <w:p w14:paraId="56EDE030" w14:textId="4030AD94" w:rsidR="00E213F1" w:rsidRDefault="004F343A" w:rsidP="004329E8">
            <w:pPr>
              <w:jc w:val="left"/>
            </w:pPr>
            <w:r w:rsidRPr="004F343A">
              <w:t>2 K</w:t>
            </w:r>
          </w:p>
        </w:tc>
      </w:tr>
      <w:tr w:rsidR="00E213F1" w:rsidRPr="005679A5" w14:paraId="3CBADE17" w14:textId="77777777" w:rsidTr="00830783">
        <w:tc>
          <w:tcPr>
            <w:tcW w:w="562" w:type="dxa"/>
            <w:shd w:val="clear" w:color="auto" w:fill="FFFFFF" w:themeFill="background1"/>
          </w:tcPr>
          <w:p w14:paraId="6979DC39" w14:textId="77777777" w:rsidR="00E213F1" w:rsidRDefault="00E213F1" w:rsidP="004329E8">
            <w:pPr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2552" w:type="dxa"/>
            <w:shd w:val="clear" w:color="auto" w:fill="FFFFFF" w:themeFill="background1"/>
          </w:tcPr>
          <w:p w14:paraId="03026156" w14:textId="25D0005B" w:rsidR="00E213F1" w:rsidRPr="00A34CAB" w:rsidRDefault="004F343A" w:rsidP="004329E8">
            <w:pPr>
              <w:jc w:val="left"/>
            </w:pPr>
            <w:r w:rsidRPr="004F343A">
              <w:rPr>
                <w:rFonts w:hint="eastAsia"/>
              </w:rPr>
              <w:t>パケットバッファサイズ</w:t>
            </w:r>
          </w:p>
        </w:tc>
        <w:tc>
          <w:tcPr>
            <w:tcW w:w="5946" w:type="dxa"/>
            <w:shd w:val="clear" w:color="auto" w:fill="FFFFFF" w:themeFill="background1"/>
          </w:tcPr>
          <w:p w14:paraId="4B4F4FF2" w14:textId="5FA6C1D6" w:rsidR="00E213F1" w:rsidRPr="00A34CAB" w:rsidRDefault="004F343A" w:rsidP="004329E8">
            <w:pPr>
              <w:jc w:val="left"/>
            </w:pPr>
            <w:r w:rsidRPr="004F343A">
              <w:t>128 KB</w:t>
            </w:r>
          </w:p>
        </w:tc>
      </w:tr>
      <w:tr w:rsidR="004F343A" w:rsidRPr="005679A5" w14:paraId="390E0B4A" w14:textId="77777777" w:rsidTr="00830783">
        <w:tc>
          <w:tcPr>
            <w:tcW w:w="562" w:type="dxa"/>
            <w:shd w:val="clear" w:color="auto" w:fill="FFFFFF" w:themeFill="background1"/>
          </w:tcPr>
          <w:p w14:paraId="798E9DFE" w14:textId="5D001D89" w:rsidR="004F343A" w:rsidRDefault="004F343A" w:rsidP="004329E8">
            <w:pPr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2552" w:type="dxa"/>
            <w:shd w:val="clear" w:color="auto" w:fill="FFFFFF" w:themeFill="background1"/>
          </w:tcPr>
          <w:p w14:paraId="6F500BFC" w14:textId="2E4E1911" w:rsidR="004F343A" w:rsidRPr="004F343A" w:rsidRDefault="004F343A" w:rsidP="004329E8">
            <w:pPr>
              <w:jc w:val="left"/>
            </w:pPr>
            <w:r w:rsidRPr="004F343A">
              <w:t>PoE自動調整</w:t>
            </w:r>
          </w:p>
        </w:tc>
        <w:tc>
          <w:tcPr>
            <w:tcW w:w="5946" w:type="dxa"/>
            <w:shd w:val="clear" w:color="auto" w:fill="FFFFFF" w:themeFill="background1"/>
          </w:tcPr>
          <w:p w14:paraId="6CE8C658" w14:textId="313C9330" w:rsidR="004F343A" w:rsidRPr="004F343A" w:rsidRDefault="004F343A" w:rsidP="004329E8">
            <w:pPr>
              <w:jc w:val="left"/>
            </w:pPr>
            <w:r w:rsidRPr="004F343A">
              <w:rPr>
                <w:rFonts w:hint="eastAsia"/>
              </w:rPr>
              <w:t>対応</w:t>
            </w:r>
          </w:p>
        </w:tc>
      </w:tr>
      <w:tr w:rsidR="004F343A" w:rsidRPr="005679A5" w14:paraId="2A50714A" w14:textId="77777777" w:rsidTr="00830783">
        <w:tc>
          <w:tcPr>
            <w:tcW w:w="562" w:type="dxa"/>
            <w:shd w:val="clear" w:color="auto" w:fill="FFFFFF" w:themeFill="background1"/>
          </w:tcPr>
          <w:p w14:paraId="5B7CB393" w14:textId="3825E36C" w:rsidR="004F343A" w:rsidRDefault="004F343A" w:rsidP="004329E8">
            <w:pPr>
              <w:jc w:val="center"/>
            </w:pPr>
            <w:r>
              <w:rPr>
                <w:rFonts w:hint="eastAsia"/>
              </w:rPr>
              <w:t>1</w:t>
            </w:r>
            <w:r>
              <w:t>3</w:t>
            </w:r>
          </w:p>
        </w:tc>
        <w:tc>
          <w:tcPr>
            <w:tcW w:w="2552" w:type="dxa"/>
            <w:shd w:val="clear" w:color="auto" w:fill="FFFFFF" w:themeFill="background1"/>
          </w:tcPr>
          <w:p w14:paraId="5A020277" w14:textId="5DF21658" w:rsidR="004F343A" w:rsidRPr="004F343A" w:rsidRDefault="004F343A" w:rsidP="004329E8">
            <w:pPr>
              <w:jc w:val="left"/>
            </w:pPr>
            <w:r w:rsidRPr="004F343A">
              <w:rPr>
                <w:rFonts w:hint="eastAsia"/>
              </w:rPr>
              <w:t>ファン</w:t>
            </w:r>
          </w:p>
        </w:tc>
        <w:tc>
          <w:tcPr>
            <w:tcW w:w="5946" w:type="dxa"/>
            <w:shd w:val="clear" w:color="auto" w:fill="FFFFFF" w:themeFill="background1"/>
          </w:tcPr>
          <w:p w14:paraId="1A2576EF" w14:textId="4E265C1C" w:rsidR="004F343A" w:rsidRPr="004F343A" w:rsidRDefault="004F343A" w:rsidP="004329E8">
            <w:pPr>
              <w:jc w:val="left"/>
            </w:pPr>
            <w:r w:rsidRPr="004F343A">
              <w:rPr>
                <w:rFonts w:hint="eastAsia"/>
              </w:rPr>
              <w:t>ファンレス</w:t>
            </w:r>
          </w:p>
        </w:tc>
      </w:tr>
    </w:tbl>
    <w:p w14:paraId="67E6F6C3" w14:textId="33F778BC" w:rsidR="00E213F1" w:rsidRPr="004F343A" w:rsidRDefault="00E213F1" w:rsidP="004329E8">
      <w:pPr>
        <w:jc w:val="right"/>
        <w:rPr>
          <w:sz w:val="16"/>
          <w:szCs w:val="16"/>
        </w:rPr>
      </w:pPr>
      <w:r w:rsidRPr="004F343A">
        <w:rPr>
          <w:rFonts w:hint="eastAsia"/>
          <w:sz w:val="16"/>
          <w:szCs w:val="16"/>
        </w:rPr>
        <w:t>（</w:t>
      </w:r>
      <w:r w:rsidR="0019121E">
        <w:rPr>
          <w:rFonts w:hint="eastAsia"/>
          <w:sz w:val="18"/>
          <w:szCs w:val="16"/>
        </w:rPr>
        <w:t>参考</w:t>
      </w:r>
      <w:r w:rsidRPr="004F343A">
        <w:rPr>
          <w:rFonts w:hint="eastAsia"/>
          <w:sz w:val="16"/>
          <w:szCs w:val="16"/>
        </w:rPr>
        <w:t>：</w:t>
      </w:r>
      <w:r w:rsidR="004F343A" w:rsidRPr="004F343A">
        <w:rPr>
          <w:sz w:val="16"/>
          <w:szCs w:val="16"/>
        </w:rPr>
        <w:t>https://www.jp.netgear.com/home/products/networking/switches/soho-ethernet-switches/GS305P.aspx</w:t>
      </w:r>
      <w:r w:rsidRPr="004F343A">
        <w:rPr>
          <w:rFonts w:hint="eastAsia"/>
          <w:sz w:val="16"/>
          <w:szCs w:val="16"/>
        </w:rPr>
        <w:t>）</w:t>
      </w:r>
    </w:p>
    <w:p w14:paraId="7C16E1E0" w14:textId="77777777" w:rsidR="00647D0D" w:rsidRDefault="00647D0D">
      <w:pPr>
        <w:snapToGrid/>
      </w:pPr>
      <w:r>
        <w:br w:type="page"/>
      </w:r>
    </w:p>
    <w:p w14:paraId="0A76FAE9" w14:textId="0F493A3E" w:rsidR="00D30CCE" w:rsidRDefault="00D30CCE" w:rsidP="00647D0D">
      <w:pPr>
        <w:ind w:leftChars="100" w:left="840" w:hangingChars="300" w:hanging="630"/>
      </w:pPr>
      <w:r>
        <w:rPr>
          <w:rFonts w:hint="eastAsia"/>
        </w:rPr>
        <w:lastRenderedPageBreak/>
        <w:t xml:space="preserve">　</w:t>
      </w:r>
      <w:r w:rsidR="00C010F0">
        <w:t>5</w:t>
      </w:r>
      <w:r>
        <w:t>.</w:t>
      </w:r>
      <w:r w:rsidR="00647D0D">
        <w:t>4</w:t>
      </w:r>
      <w:r w:rsidR="00647D0D">
        <w:tab/>
      </w:r>
      <w:r>
        <w:rPr>
          <w:rFonts w:hint="eastAsia"/>
        </w:rPr>
        <w:t>水中監視カメラ（</w:t>
      </w:r>
      <w:proofErr w:type="spellStart"/>
      <w:r w:rsidR="00647D0D" w:rsidRPr="00647D0D">
        <w:t>Barlus</w:t>
      </w:r>
      <w:proofErr w:type="spellEnd"/>
      <w:r w:rsidR="00647D0D" w:rsidRPr="00647D0D">
        <w:t xml:space="preserve"> Underwater Camera 304 Stainless Steel IP68 1080P 2MP POE IP Camera 5 Meters Length Special Line Lens 3.6MM</w:t>
      </w:r>
      <w:r>
        <w:rPr>
          <w:rFonts w:hint="eastAsia"/>
        </w:rPr>
        <w:t>）</w:t>
      </w:r>
    </w:p>
    <w:p w14:paraId="11B9DC60" w14:textId="77777777" w:rsidR="005F1894" w:rsidRDefault="005F1894" w:rsidP="004329E8"/>
    <w:p w14:paraId="3C1A6E4D" w14:textId="224806B3" w:rsidR="005F1894" w:rsidRDefault="005F1894" w:rsidP="004329E8">
      <w:pPr>
        <w:jc w:val="center"/>
      </w:pPr>
      <w:r w:rsidRPr="005F1894">
        <w:rPr>
          <w:noProof/>
        </w:rPr>
        <w:drawing>
          <wp:inline distT="0" distB="0" distL="0" distR="0" wp14:anchorId="180C89B5" wp14:editId="340B984E">
            <wp:extent cx="1097352" cy="1256276"/>
            <wp:effectExtent l="0" t="0" r="7620" b="1270"/>
            <wp:docPr id="1034" name="Picture 10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="http://schemas.microsoft.com/office/drawing/2014/main" id="{9C6656B5-AF13-4DC3-B6B3-BD8C620806A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" name="Picture 10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="http://schemas.microsoft.com/office/drawing/2014/main" id="{9C6656B5-AF13-4DC3-B6B3-BD8C620806A7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060" t="19549" r="3487" b="31849"/>
                    <a:stretch/>
                  </pic:blipFill>
                  <pic:spPr bwMode="auto">
                    <a:xfrm>
                      <a:off x="0" y="0"/>
                      <a:ext cx="1097352" cy="1256276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4035C0DE" w14:textId="77777777" w:rsidR="005F1894" w:rsidRDefault="005F1894" w:rsidP="004329E8">
      <w:pPr>
        <w:jc w:val="center"/>
      </w:pPr>
    </w:p>
    <w:p w14:paraId="11847C1D" w14:textId="6C2FB2B0" w:rsidR="00D30CCE" w:rsidRDefault="00D30CCE" w:rsidP="004329E8">
      <w:pPr>
        <w:jc w:val="center"/>
      </w:pPr>
      <w:r>
        <w:rPr>
          <w:rFonts w:hint="eastAsia"/>
        </w:rPr>
        <w:t>表</w:t>
      </w:r>
      <w:r w:rsidR="00C010F0">
        <w:t>5</w:t>
      </w:r>
      <w:r>
        <w:rPr>
          <w:rFonts w:hint="eastAsia"/>
        </w:rPr>
        <w:t>.</w:t>
      </w:r>
      <w:r w:rsidR="00647D0D">
        <w:t>4</w:t>
      </w:r>
      <w:r>
        <w:rPr>
          <w:rFonts w:hint="eastAsia"/>
        </w:rPr>
        <w:t xml:space="preserve">　</w:t>
      </w:r>
      <w:proofErr w:type="spellStart"/>
      <w:r w:rsidR="00C80119" w:rsidRPr="00D30CCE">
        <w:t>Barlus</w:t>
      </w:r>
      <w:proofErr w:type="spellEnd"/>
      <w:r w:rsidR="00C80119" w:rsidRPr="00D30CCE">
        <w:t xml:space="preserve"> Underwater Camera</w:t>
      </w:r>
      <w:r>
        <w:rPr>
          <w:rFonts w:hint="eastAsia"/>
        </w:rPr>
        <w:t>性能表</w:t>
      </w:r>
    </w:p>
    <w:tbl>
      <w:tblPr>
        <w:tblStyle w:val="a3"/>
        <w:tblW w:w="0" w:type="auto"/>
        <w:shd w:val="clear" w:color="auto" w:fill="BFBFBF" w:themeFill="background1" w:themeFillShade="BF"/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562"/>
        <w:gridCol w:w="2552"/>
        <w:gridCol w:w="5946"/>
      </w:tblGrid>
      <w:tr w:rsidR="00D30CCE" w:rsidRPr="005679A5" w14:paraId="5676EC0B" w14:textId="77777777" w:rsidTr="00830783">
        <w:trPr>
          <w:tblHeader/>
        </w:trPr>
        <w:tc>
          <w:tcPr>
            <w:tcW w:w="562" w:type="dxa"/>
            <w:tcBorders>
              <w:bottom w:val="single" w:sz="4" w:space="0" w:color="auto"/>
            </w:tcBorders>
            <w:shd w:val="clear" w:color="auto" w:fill="C5E0B3" w:themeFill="accent6" w:themeFillTint="66"/>
          </w:tcPr>
          <w:p w14:paraId="229A123E" w14:textId="77777777" w:rsidR="00D30CCE" w:rsidRPr="005679A5" w:rsidRDefault="00D30CCE" w:rsidP="004329E8">
            <w:pPr>
              <w:jc w:val="center"/>
            </w:pPr>
            <w:r w:rsidRPr="005679A5">
              <w:rPr>
                <w:rFonts w:hint="eastAsia"/>
              </w:rPr>
              <w:t>N</w:t>
            </w:r>
            <w:r w:rsidRPr="005679A5">
              <w:t>o.</w:t>
            </w:r>
          </w:p>
        </w:tc>
        <w:tc>
          <w:tcPr>
            <w:tcW w:w="2552" w:type="dxa"/>
            <w:tcBorders>
              <w:bottom w:val="single" w:sz="4" w:space="0" w:color="auto"/>
            </w:tcBorders>
            <w:shd w:val="clear" w:color="auto" w:fill="C5E0B3" w:themeFill="accent6" w:themeFillTint="66"/>
          </w:tcPr>
          <w:p w14:paraId="0BBAA6B9" w14:textId="77777777" w:rsidR="00D30CCE" w:rsidRPr="005679A5" w:rsidRDefault="00D30CCE" w:rsidP="004329E8">
            <w:pPr>
              <w:jc w:val="center"/>
            </w:pPr>
            <w:r w:rsidRPr="005679A5">
              <w:rPr>
                <w:rFonts w:hint="eastAsia"/>
              </w:rPr>
              <w:t>項目</w:t>
            </w:r>
          </w:p>
        </w:tc>
        <w:tc>
          <w:tcPr>
            <w:tcW w:w="5946" w:type="dxa"/>
            <w:tcBorders>
              <w:bottom w:val="single" w:sz="4" w:space="0" w:color="auto"/>
            </w:tcBorders>
            <w:shd w:val="clear" w:color="auto" w:fill="C5E0B3" w:themeFill="accent6" w:themeFillTint="66"/>
          </w:tcPr>
          <w:p w14:paraId="129AC4A7" w14:textId="77777777" w:rsidR="00D30CCE" w:rsidRPr="005679A5" w:rsidRDefault="00D30CCE" w:rsidP="004329E8">
            <w:pPr>
              <w:jc w:val="center"/>
            </w:pPr>
            <w:r>
              <w:rPr>
                <w:rFonts w:hint="eastAsia"/>
              </w:rPr>
              <w:t>仕様</w:t>
            </w:r>
          </w:p>
        </w:tc>
      </w:tr>
      <w:tr w:rsidR="00D30CCE" w:rsidRPr="005679A5" w14:paraId="26C60F93" w14:textId="77777777" w:rsidTr="00D30CCE">
        <w:tc>
          <w:tcPr>
            <w:tcW w:w="562" w:type="dxa"/>
            <w:shd w:val="clear" w:color="auto" w:fill="FFFFFF" w:themeFill="background1"/>
          </w:tcPr>
          <w:p w14:paraId="2B4A56BC" w14:textId="77777777" w:rsidR="00D30CCE" w:rsidRDefault="00D30CCE" w:rsidP="004329E8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552" w:type="dxa"/>
            <w:shd w:val="clear" w:color="auto" w:fill="FFFFFF" w:themeFill="background1"/>
          </w:tcPr>
          <w:p w14:paraId="5DEE43FC" w14:textId="32B3DC0F" w:rsidR="00D30CCE" w:rsidRPr="005679A5" w:rsidRDefault="00D30CCE" w:rsidP="004329E8">
            <w:pPr>
              <w:jc w:val="left"/>
            </w:pPr>
            <w:r>
              <w:rPr>
                <w:rFonts w:hint="eastAsia"/>
              </w:rPr>
              <w:t>映像性能</w:t>
            </w:r>
          </w:p>
        </w:tc>
        <w:tc>
          <w:tcPr>
            <w:tcW w:w="5946" w:type="dxa"/>
            <w:shd w:val="clear" w:color="auto" w:fill="FFFFFF" w:themeFill="background1"/>
          </w:tcPr>
          <w:p w14:paraId="18B304A6" w14:textId="0EFFBFCB" w:rsidR="00D30CCE" w:rsidRPr="005679A5" w:rsidRDefault="00D30CCE" w:rsidP="00647D0D">
            <w:pPr>
              <w:ind w:left="840" w:hanging="840"/>
              <w:jc w:val="left"/>
            </w:pPr>
            <w:r w:rsidRPr="00D30CCE">
              <w:rPr>
                <w:rFonts w:hint="eastAsia"/>
              </w:rPr>
              <w:t>304/</w:t>
            </w:r>
            <w:r w:rsidR="00647D0D">
              <w:t>2</w:t>
            </w:r>
            <w:r w:rsidRPr="00D30CCE">
              <w:rPr>
                <w:rFonts w:hint="eastAsia"/>
              </w:rPr>
              <w:t xml:space="preserve">MP/2 Meter Focus:5MP </w:t>
            </w:r>
            <w:proofErr w:type="spellStart"/>
            <w:r w:rsidRPr="00D30CCE">
              <w:rPr>
                <w:rFonts w:hint="eastAsia"/>
              </w:rPr>
              <w:t>resolution,Lens</w:t>
            </w:r>
            <w:proofErr w:type="spellEnd"/>
            <w:r w:rsidRPr="00D30CCE">
              <w:rPr>
                <w:rFonts w:hint="eastAsia"/>
              </w:rPr>
              <w:t xml:space="preserve"> 3.6MM,Angle 80°,Focus:2Meter</w:t>
            </w:r>
          </w:p>
        </w:tc>
      </w:tr>
      <w:tr w:rsidR="00D30CCE" w:rsidRPr="005679A5" w14:paraId="43799F5B" w14:textId="77777777" w:rsidTr="00D30CCE">
        <w:tc>
          <w:tcPr>
            <w:tcW w:w="562" w:type="dxa"/>
            <w:shd w:val="clear" w:color="auto" w:fill="FFFFFF" w:themeFill="background1"/>
          </w:tcPr>
          <w:p w14:paraId="175047E2" w14:textId="77777777" w:rsidR="00D30CCE" w:rsidRDefault="00D30CCE" w:rsidP="004329E8">
            <w:pPr>
              <w:jc w:val="center"/>
            </w:pPr>
            <w:r>
              <w:t>2</w:t>
            </w:r>
          </w:p>
        </w:tc>
        <w:tc>
          <w:tcPr>
            <w:tcW w:w="2552" w:type="dxa"/>
            <w:shd w:val="clear" w:color="auto" w:fill="FFFFFF" w:themeFill="background1"/>
          </w:tcPr>
          <w:p w14:paraId="7DE25588" w14:textId="1DBEDE78" w:rsidR="00D30CCE" w:rsidRPr="005679A5" w:rsidRDefault="00D30CCE" w:rsidP="004329E8">
            <w:pPr>
              <w:jc w:val="left"/>
            </w:pPr>
            <w:r>
              <w:rPr>
                <w:rFonts w:hint="eastAsia"/>
              </w:rPr>
              <w:t>サイズ</w:t>
            </w:r>
          </w:p>
        </w:tc>
        <w:tc>
          <w:tcPr>
            <w:tcW w:w="5946" w:type="dxa"/>
            <w:shd w:val="clear" w:color="auto" w:fill="FFFFFF" w:themeFill="background1"/>
          </w:tcPr>
          <w:p w14:paraId="6EF83797" w14:textId="4F723BF8" w:rsidR="00D30CCE" w:rsidRPr="005679A5" w:rsidRDefault="00D30CCE" w:rsidP="004329E8">
            <w:pPr>
              <w:jc w:val="left"/>
            </w:pPr>
            <w:r w:rsidRPr="00D30CCE">
              <w:rPr>
                <w:rFonts w:hint="eastAsia"/>
              </w:rPr>
              <w:t>90mm * 90mm * 70mm (including bracket 130mm)</w:t>
            </w:r>
          </w:p>
        </w:tc>
      </w:tr>
      <w:tr w:rsidR="00D30CCE" w:rsidRPr="005679A5" w14:paraId="3CB81462" w14:textId="77777777" w:rsidTr="00D30CCE">
        <w:tc>
          <w:tcPr>
            <w:tcW w:w="562" w:type="dxa"/>
            <w:shd w:val="clear" w:color="auto" w:fill="FFFFFF" w:themeFill="background1"/>
          </w:tcPr>
          <w:p w14:paraId="2BE33782" w14:textId="77777777" w:rsidR="00D30CCE" w:rsidRDefault="00D30CCE" w:rsidP="004329E8">
            <w:pPr>
              <w:jc w:val="center"/>
            </w:pPr>
            <w:r>
              <w:t>3</w:t>
            </w:r>
          </w:p>
        </w:tc>
        <w:tc>
          <w:tcPr>
            <w:tcW w:w="2552" w:type="dxa"/>
            <w:shd w:val="clear" w:color="auto" w:fill="FFFFFF" w:themeFill="background1"/>
          </w:tcPr>
          <w:p w14:paraId="46D53AB6" w14:textId="4F6BE892" w:rsidR="00E86860" w:rsidRPr="005679A5" w:rsidRDefault="00D30CCE" w:rsidP="004329E8">
            <w:pPr>
              <w:jc w:val="left"/>
            </w:pPr>
            <w:r>
              <w:rPr>
                <w:rFonts w:hint="eastAsia"/>
              </w:rPr>
              <w:t>筐体</w:t>
            </w:r>
            <w:r w:rsidR="00E86860">
              <w:rPr>
                <w:rFonts w:hint="eastAsia"/>
              </w:rPr>
              <w:t>・</w:t>
            </w:r>
            <w:r w:rsidR="00E86860" w:rsidRPr="00E86860">
              <w:rPr>
                <w:rFonts w:hint="eastAsia"/>
              </w:rPr>
              <w:t>防水・防塵保護等級</w:t>
            </w:r>
          </w:p>
        </w:tc>
        <w:tc>
          <w:tcPr>
            <w:tcW w:w="5946" w:type="dxa"/>
            <w:shd w:val="clear" w:color="auto" w:fill="FFFFFF" w:themeFill="background1"/>
          </w:tcPr>
          <w:p w14:paraId="7D3A32B4" w14:textId="6C7376FA" w:rsidR="00D30CCE" w:rsidRPr="005679A5" w:rsidRDefault="00D30CCE" w:rsidP="004329E8">
            <w:pPr>
              <w:jc w:val="left"/>
            </w:pPr>
            <w:r w:rsidRPr="00D30CCE">
              <w:rPr>
                <w:rFonts w:hint="eastAsia"/>
              </w:rPr>
              <w:t xml:space="preserve">304 stainless steel, IP68 waterproof </w:t>
            </w:r>
            <w:proofErr w:type="spellStart"/>
            <w:r w:rsidRPr="00D30CCE">
              <w:rPr>
                <w:rFonts w:hint="eastAsia"/>
              </w:rPr>
              <w:t>design,corrosion</w:t>
            </w:r>
            <w:proofErr w:type="spellEnd"/>
            <w:r w:rsidRPr="00D30CCE">
              <w:rPr>
                <w:rFonts w:hint="eastAsia"/>
              </w:rPr>
              <w:t>-resistant, Long-term fixed underwater use, long-term use of wet areas.</w:t>
            </w:r>
          </w:p>
        </w:tc>
      </w:tr>
      <w:tr w:rsidR="00D30CCE" w:rsidRPr="005679A5" w14:paraId="06767DA1" w14:textId="77777777" w:rsidTr="00D30CCE">
        <w:tc>
          <w:tcPr>
            <w:tcW w:w="562" w:type="dxa"/>
            <w:shd w:val="clear" w:color="auto" w:fill="FFFFFF" w:themeFill="background1"/>
          </w:tcPr>
          <w:p w14:paraId="7CF2CA24" w14:textId="77777777" w:rsidR="00D30CCE" w:rsidRDefault="00D30CCE" w:rsidP="004329E8">
            <w:pPr>
              <w:jc w:val="center"/>
            </w:pPr>
            <w:r>
              <w:t>4</w:t>
            </w:r>
          </w:p>
        </w:tc>
        <w:tc>
          <w:tcPr>
            <w:tcW w:w="2552" w:type="dxa"/>
            <w:shd w:val="clear" w:color="auto" w:fill="FFFFFF" w:themeFill="background1"/>
          </w:tcPr>
          <w:p w14:paraId="0941BF6B" w14:textId="7BD757F3" w:rsidR="00D30CCE" w:rsidRDefault="00D30CCE" w:rsidP="004329E8">
            <w:pPr>
              <w:jc w:val="left"/>
            </w:pPr>
            <w:r>
              <w:rPr>
                <w:rFonts w:hint="eastAsia"/>
              </w:rPr>
              <w:t>最大深度</w:t>
            </w:r>
          </w:p>
        </w:tc>
        <w:tc>
          <w:tcPr>
            <w:tcW w:w="5946" w:type="dxa"/>
            <w:shd w:val="clear" w:color="auto" w:fill="FFFFFF" w:themeFill="background1"/>
          </w:tcPr>
          <w:p w14:paraId="3A59148F" w14:textId="24A850FA" w:rsidR="00D30CCE" w:rsidRDefault="00D30CCE" w:rsidP="004329E8">
            <w:pPr>
              <w:jc w:val="left"/>
            </w:pPr>
            <w:r w:rsidRPr="00D30CCE">
              <w:rPr>
                <w:rFonts w:hint="eastAsia"/>
              </w:rPr>
              <w:t xml:space="preserve">Maximum pressure </w:t>
            </w:r>
            <w:proofErr w:type="spellStart"/>
            <w:r w:rsidRPr="00D30CCE">
              <w:rPr>
                <w:rFonts w:hint="eastAsia"/>
              </w:rPr>
              <w:t>pressure</w:t>
            </w:r>
            <w:proofErr w:type="spellEnd"/>
            <w:r w:rsidRPr="00D30CCE">
              <w:rPr>
                <w:rFonts w:hint="eastAsia"/>
              </w:rPr>
              <w:t xml:space="preserve"> 150Kpa（Water depth&lt;15 meters）</w:t>
            </w:r>
          </w:p>
        </w:tc>
      </w:tr>
      <w:tr w:rsidR="00D30CCE" w:rsidRPr="005679A5" w14:paraId="02DBB3E0" w14:textId="77777777" w:rsidTr="00D30CCE">
        <w:tc>
          <w:tcPr>
            <w:tcW w:w="562" w:type="dxa"/>
            <w:shd w:val="clear" w:color="auto" w:fill="FFFFFF" w:themeFill="background1"/>
          </w:tcPr>
          <w:p w14:paraId="0ABE4E80" w14:textId="77777777" w:rsidR="00D30CCE" w:rsidRDefault="00D30CCE" w:rsidP="004329E8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2552" w:type="dxa"/>
            <w:shd w:val="clear" w:color="auto" w:fill="FFFFFF" w:themeFill="background1"/>
          </w:tcPr>
          <w:p w14:paraId="41D64324" w14:textId="17C6A012" w:rsidR="00D30CCE" w:rsidRDefault="00D30CCE" w:rsidP="004329E8">
            <w:pPr>
              <w:jc w:val="left"/>
            </w:pPr>
            <w:r>
              <w:rPr>
                <w:rFonts w:hint="eastAsia"/>
              </w:rPr>
              <w:t>ケーブル長</w:t>
            </w:r>
          </w:p>
        </w:tc>
        <w:tc>
          <w:tcPr>
            <w:tcW w:w="5946" w:type="dxa"/>
            <w:shd w:val="clear" w:color="auto" w:fill="FFFFFF" w:themeFill="background1"/>
          </w:tcPr>
          <w:p w14:paraId="53DA9039" w14:textId="280313A9" w:rsidR="00D30CCE" w:rsidRDefault="00D30CCE" w:rsidP="004329E8">
            <w:pPr>
              <w:jc w:val="left"/>
            </w:pPr>
            <w:r w:rsidRPr="00D30CCE">
              <w:rPr>
                <w:rFonts w:hint="eastAsia"/>
              </w:rPr>
              <w:t>Camera tail length of 5 meters (special wire, anti-aging, anti-stretch, hydrolysis resistance.)</w:t>
            </w:r>
          </w:p>
        </w:tc>
      </w:tr>
      <w:tr w:rsidR="00D30CCE" w:rsidRPr="005679A5" w14:paraId="47B7A8C2" w14:textId="77777777" w:rsidTr="00D30CCE">
        <w:tc>
          <w:tcPr>
            <w:tcW w:w="562" w:type="dxa"/>
            <w:shd w:val="clear" w:color="auto" w:fill="FFFFFF" w:themeFill="background1"/>
          </w:tcPr>
          <w:p w14:paraId="0FE4BC66" w14:textId="66FA0357" w:rsidR="00D30CCE" w:rsidRDefault="00D30CCE" w:rsidP="004329E8">
            <w:pPr>
              <w:jc w:val="center"/>
            </w:pPr>
            <w:r>
              <w:t>6</w:t>
            </w:r>
          </w:p>
        </w:tc>
        <w:tc>
          <w:tcPr>
            <w:tcW w:w="2552" w:type="dxa"/>
            <w:shd w:val="clear" w:color="auto" w:fill="FFFFFF" w:themeFill="background1"/>
          </w:tcPr>
          <w:p w14:paraId="551C5AF6" w14:textId="45E684A2" w:rsidR="00D30CCE" w:rsidRDefault="00E86860" w:rsidP="004329E8">
            <w:pPr>
              <w:jc w:val="left"/>
            </w:pPr>
            <w:r>
              <w:rPr>
                <w:rFonts w:hint="eastAsia"/>
              </w:rPr>
              <w:t>互換性</w:t>
            </w:r>
          </w:p>
        </w:tc>
        <w:tc>
          <w:tcPr>
            <w:tcW w:w="5946" w:type="dxa"/>
            <w:shd w:val="clear" w:color="auto" w:fill="FFFFFF" w:themeFill="background1"/>
          </w:tcPr>
          <w:p w14:paraId="3BDA7B44" w14:textId="265D1BC2" w:rsidR="00D30CCE" w:rsidRDefault="00D30CCE" w:rsidP="004329E8">
            <w:pPr>
              <w:jc w:val="left"/>
            </w:pPr>
            <w:r w:rsidRPr="00D30CCE">
              <w:rPr>
                <w:rFonts w:hint="eastAsia"/>
              </w:rPr>
              <w:t xml:space="preserve">Support docking with HVR / NVR, support standard </w:t>
            </w:r>
            <w:proofErr w:type="spellStart"/>
            <w:r w:rsidRPr="00D30CCE">
              <w:rPr>
                <w:rFonts w:hint="eastAsia"/>
              </w:rPr>
              <w:t>Onvif</w:t>
            </w:r>
            <w:proofErr w:type="spellEnd"/>
            <w:r w:rsidRPr="00D30CCE">
              <w:rPr>
                <w:rFonts w:hint="eastAsia"/>
              </w:rPr>
              <w:t xml:space="preserve"> protocol;</w:t>
            </w:r>
          </w:p>
        </w:tc>
      </w:tr>
      <w:tr w:rsidR="00D30CCE" w:rsidRPr="005679A5" w14:paraId="6134C467" w14:textId="77777777" w:rsidTr="00D30CCE">
        <w:tc>
          <w:tcPr>
            <w:tcW w:w="562" w:type="dxa"/>
            <w:shd w:val="clear" w:color="auto" w:fill="FFFFFF" w:themeFill="background1"/>
          </w:tcPr>
          <w:p w14:paraId="2AFD8D69" w14:textId="613B3F8F" w:rsidR="00D30CCE" w:rsidRDefault="00D30CCE" w:rsidP="004329E8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2552" w:type="dxa"/>
            <w:shd w:val="clear" w:color="auto" w:fill="FFFFFF" w:themeFill="background1"/>
          </w:tcPr>
          <w:p w14:paraId="5C26AE50" w14:textId="453A9D31" w:rsidR="00D30CCE" w:rsidRPr="00A34CAB" w:rsidRDefault="00E86860" w:rsidP="004329E8">
            <w:pPr>
              <w:jc w:val="left"/>
            </w:pPr>
            <w:r>
              <w:rPr>
                <w:rFonts w:hint="eastAsia"/>
              </w:rPr>
              <w:t>サポートプロトコル</w:t>
            </w:r>
          </w:p>
        </w:tc>
        <w:tc>
          <w:tcPr>
            <w:tcW w:w="5946" w:type="dxa"/>
            <w:shd w:val="clear" w:color="auto" w:fill="FFFFFF" w:themeFill="background1"/>
          </w:tcPr>
          <w:p w14:paraId="52FA239B" w14:textId="39023760" w:rsidR="00D30CCE" w:rsidRPr="00A34CAB" w:rsidRDefault="00D30CCE" w:rsidP="004329E8">
            <w:pPr>
              <w:jc w:val="left"/>
            </w:pPr>
            <w:r w:rsidRPr="00D30CCE">
              <w:rPr>
                <w:rFonts w:hint="eastAsia"/>
              </w:rPr>
              <w:t>Support RTSP</w:t>
            </w:r>
          </w:p>
        </w:tc>
      </w:tr>
      <w:tr w:rsidR="00D30CCE" w:rsidRPr="005679A5" w14:paraId="6D5EBB82" w14:textId="77777777" w:rsidTr="00D30CCE">
        <w:tc>
          <w:tcPr>
            <w:tcW w:w="562" w:type="dxa"/>
            <w:shd w:val="clear" w:color="auto" w:fill="FFFFFF" w:themeFill="background1"/>
          </w:tcPr>
          <w:p w14:paraId="405F8E1E" w14:textId="19059C95" w:rsidR="00D30CCE" w:rsidRDefault="00D30CCE" w:rsidP="004329E8">
            <w:pPr>
              <w:jc w:val="center"/>
            </w:pPr>
            <w:r>
              <w:t>8</w:t>
            </w:r>
          </w:p>
        </w:tc>
        <w:tc>
          <w:tcPr>
            <w:tcW w:w="2552" w:type="dxa"/>
            <w:shd w:val="clear" w:color="auto" w:fill="FFFFFF" w:themeFill="background1"/>
          </w:tcPr>
          <w:p w14:paraId="2CDBE18D" w14:textId="330183AE" w:rsidR="00D30CCE" w:rsidRPr="004F343A" w:rsidRDefault="00D30CCE" w:rsidP="004329E8">
            <w:pPr>
              <w:jc w:val="left"/>
            </w:pPr>
            <w:r>
              <w:rPr>
                <w:rFonts w:hint="eastAsia"/>
              </w:rPr>
              <w:t>電源</w:t>
            </w:r>
          </w:p>
        </w:tc>
        <w:tc>
          <w:tcPr>
            <w:tcW w:w="5946" w:type="dxa"/>
            <w:shd w:val="clear" w:color="auto" w:fill="FFFFFF" w:themeFill="background1"/>
          </w:tcPr>
          <w:p w14:paraId="0A68B119" w14:textId="27D02238" w:rsidR="00D30CCE" w:rsidRPr="004F343A" w:rsidRDefault="00D30CCE" w:rsidP="004329E8">
            <w:pPr>
              <w:jc w:val="left"/>
            </w:pPr>
            <w:r w:rsidRPr="00D30CCE">
              <w:rPr>
                <w:rFonts w:hint="eastAsia"/>
              </w:rPr>
              <w:t>DC12V/POE 48V-54V IEEE.802.af Power out pin Mode-A 1,2(+)/3,6(-)</w:t>
            </w:r>
          </w:p>
        </w:tc>
      </w:tr>
      <w:tr w:rsidR="00D30CCE" w:rsidRPr="005679A5" w14:paraId="4533CD85" w14:textId="77777777" w:rsidTr="00D30CCE">
        <w:tc>
          <w:tcPr>
            <w:tcW w:w="562" w:type="dxa"/>
            <w:shd w:val="clear" w:color="auto" w:fill="FFFFFF" w:themeFill="background1"/>
          </w:tcPr>
          <w:p w14:paraId="664C699A" w14:textId="3B155DA4" w:rsidR="00D30CCE" w:rsidRDefault="00D30CCE" w:rsidP="004329E8">
            <w:pPr>
              <w:jc w:val="center"/>
            </w:pPr>
            <w:r>
              <w:t>9</w:t>
            </w:r>
          </w:p>
        </w:tc>
        <w:tc>
          <w:tcPr>
            <w:tcW w:w="2552" w:type="dxa"/>
            <w:shd w:val="clear" w:color="auto" w:fill="FFFFFF" w:themeFill="background1"/>
          </w:tcPr>
          <w:p w14:paraId="1C7C310F" w14:textId="71253F60" w:rsidR="00D30CCE" w:rsidRPr="004F343A" w:rsidRDefault="00D30CCE" w:rsidP="004329E8">
            <w:pPr>
              <w:jc w:val="left"/>
            </w:pPr>
            <w:r>
              <w:rPr>
                <w:rFonts w:hint="eastAsia"/>
              </w:rPr>
              <w:t>消費電力</w:t>
            </w:r>
          </w:p>
        </w:tc>
        <w:tc>
          <w:tcPr>
            <w:tcW w:w="5946" w:type="dxa"/>
            <w:shd w:val="clear" w:color="auto" w:fill="FFFFFF" w:themeFill="background1"/>
          </w:tcPr>
          <w:p w14:paraId="6372C671" w14:textId="54E40EE5" w:rsidR="00D30CCE" w:rsidRPr="004F343A" w:rsidRDefault="00D30CCE" w:rsidP="004329E8">
            <w:pPr>
              <w:jc w:val="left"/>
            </w:pPr>
            <w:r>
              <w:rPr>
                <w:rFonts w:hint="eastAsia"/>
              </w:rPr>
              <w:t>max</w:t>
            </w:r>
            <w:r w:rsidRPr="00D30CCE">
              <w:rPr>
                <w:rFonts w:hint="eastAsia"/>
              </w:rPr>
              <w:t xml:space="preserve"> 10W</w:t>
            </w:r>
          </w:p>
        </w:tc>
      </w:tr>
    </w:tbl>
    <w:p w14:paraId="6F603371" w14:textId="62F3287F" w:rsidR="00D30CCE" w:rsidRPr="0019121E" w:rsidRDefault="00D30CCE" w:rsidP="004329E8">
      <w:pPr>
        <w:jc w:val="right"/>
        <w:rPr>
          <w:sz w:val="18"/>
          <w:szCs w:val="16"/>
        </w:rPr>
      </w:pPr>
      <w:r w:rsidRPr="0019121E">
        <w:rPr>
          <w:rFonts w:hint="eastAsia"/>
          <w:sz w:val="18"/>
          <w:szCs w:val="16"/>
        </w:rPr>
        <w:t>（</w:t>
      </w:r>
      <w:r w:rsidR="0019121E">
        <w:rPr>
          <w:rFonts w:hint="eastAsia"/>
          <w:sz w:val="18"/>
          <w:szCs w:val="16"/>
        </w:rPr>
        <w:t>参考</w:t>
      </w:r>
      <w:r w:rsidRPr="0019121E">
        <w:rPr>
          <w:rFonts w:hint="eastAsia"/>
          <w:sz w:val="18"/>
          <w:szCs w:val="16"/>
        </w:rPr>
        <w:t>：</w:t>
      </w:r>
      <w:r w:rsidR="00E93636" w:rsidRPr="00E93636">
        <w:rPr>
          <w:sz w:val="18"/>
          <w:szCs w:val="16"/>
        </w:rPr>
        <w:t>https://www.amazon.com/Barlus-Underwater-Camera-Stainless-Special/dp/B07CY12ZRR?th=1</w:t>
      </w:r>
      <w:r w:rsidRPr="0019121E">
        <w:rPr>
          <w:rFonts w:hint="eastAsia"/>
          <w:sz w:val="18"/>
          <w:szCs w:val="16"/>
        </w:rPr>
        <w:t>）</w:t>
      </w:r>
    </w:p>
    <w:p w14:paraId="6606E19F" w14:textId="2218FD32" w:rsidR="001A0A39" w:rsidRDefault="001A0A39" w:rsidP="004329E8">
      <w:pPr>
        <w:jc w:val="right"/>
      </w:pPr>
      <w:r>
        <w:rPr>
          <w:rFonts w:hint="eastAsia"/>
        </w:rPr>
        <w:t>（参考動画：</w:t>
      </w:r>
      <w:r w:rsidRPr="000C33CB">
        <w:t>https://www.youtube.com/watch?v=z2pskPEAs-A&amp;feature=youtu.be</w:t>
      </w:r>
      <w:r>
        <w:rPr>
          <w:rFonts w:hint="eastAsia"/>
        </w:rPr>
        <w:t>）</w:t>
      </w:r>
    </w:p>
    <w:p w14:paraId="2BE26315" w14:textId="77777777" w:rsidR="00647D0D" w:rsidRDefault="00647D0D">
      <w:pPr>
        <w:snapToGrid/>
      </w:pPr>
      <w:r>
        <w:br w:type="page"/>
      </w:r>
    </w:p>
    <w:p w14:paraId="649CDC47" w14:textId="38A55D9F" w:rsidR="0039146F" w:rsidRDefault="00C010F0" w:rsidP="00647D0D">
      <w:pPr>
        <w:ind w:leftChars="100" w:left="840" w:hangingChars="300" w:hanging="630"/>
      </w:pPr>
      <w:r>
        <w:lastRenderedPageBreak/>
        <w:t>5</w:t>
      </w:r>
      <w:r w:rsidR="0039146F">
        <w:t>.</w:t>
      </w:r>
      <w:r w:rsidR="00647D0D">
        <w:t>5</w:t>
      </w:r>
      <w:r w:rsidR="00647D0D">
        <w:tab/>
      </w:r>
      <w:r w:rsidR="0039146F">
        <w:rPr>
          <w:rFonts w:hint="eastAsia"/>
        </w:rPr>
        <w:t>陸上監視カメラ（</w:t>
      </w:r>
      <w:r w:rsidR="000C1CE9">
        <w:t>HIKVISION</w:t>
      </w:r>
      <w:r w:rsidR="0039146F" w:rsidRPr="00D30CCE">
        <w:t xml:space="preserve"> </w:t>
      </w:r>
      <w:r w:rsidR="005722DA" w:rsidRPr="005722DA">
        <w:t>DS-2CD2042WD-I IR</w:t>
      </w:r>
      <w:r w:rsidR="0039146F">
        <w:rPr>
          <w:rFonts w:hint="eastAsia"/>
        </w:rPr>
        <w:t>）</w:t>
      </w:r>
    </w:p>
    <w:p w14:paraId="1958FFCA" w14:textId="77777777" w:rsidR="005F1894" w:rsidRDefault="005F1894" w:rsidP="004329E8"/>
    <w:p w14:paraId="7B1F5253" w14:textId="06599B1D" w:rsidR="005F1894" w:rsidRDefault="005F1894" w:rsidP="004329E8">
      <w:pPr>
        <w:jc w:val="center"/>
      </w:pPr>
      <w:r w:rsidRPr="005F1894">
        <w:rPr>
          <w:noProof/>
        </w:rPr>
        <w:drawing>
          <wp:inline distT="0" distB="0" distL="0" distR="0" wp14:anchorId="289AA3DC" wp14:editId="5E4D74C7">
            <wp:extent cx="1442060" cy="1216550"/>
            <wp:effectExtent l="0" t="0" r="6350" b="3175"/>
            <wp:docPr id="1036" name="Picture 12" descr="DS-2CD2025FWD-I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="http://schemas.microsoft.com/office/drawing/2014/main" id="{8777F658-6ADD-4DDA-B76A-0479CC85259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" name="Picture 12" descr="DS-2CD2025FWD-I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="http://schemas.microsoft.com/office/drawing/2014/main" id="{8777F658-6ADD-4DDA-B76A-0479CC85259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00" t="9884" b="9772"/>
                    <a:stretch/>
                  </pic:blipFill>
                  <pic:spPr bwMode="auto">
                    <a:xfrm>
                      <a:off x="0" y="0"/>
                      <a:ext cx="1451677" cy="12246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A059E3" w14:textId="77777777" w:rsidR="005F1894" w:rsidRDefault="005F1894" w:rsidP="004329E8">
      <w:pPr>
        <w:jc w:val="center"/>
      </w:pPr>
    </w:p>
    <w:p w14:paraId="70BB6968" w14:textId="66E7265F" w:rsidR="0039146F" w:rsidRDefault="0039146F" w:rsidP="004329E8">
      <w:pPr>
        <w:jc w:val="center"/>
      </w:pPr>
      <w:r>
        <w:rPr>
          <w:rFonts w:hint="eastAsia"/>
        </w:rPr>
        <w:t>表</w:t>
      </w:r>
      <w:r w:rsidR="00C010F0">
        <w:t>5</w:t>
      </w:r>
      <w:r>
        <w:rPr>
          <w:rFonts w:hint="eastAsia"/>
        </w:rPr>
        <w:t>.</w:t>
      </w:r>
      <w:r w:rsidR="00C010F0">
        <w:t>4</w:t>
      </w:r>
      <w:r>
        <w:rPr>
          <w:rFonts w:hint="eastAsia"/>
        </w:rPr>
        <w:t xml:space="preserve">　</w:t>
      </w:r>
      <w:r w:rsidR="005722DA" w:rsidRPr="005722DA">
        <w:t>DS-2CD2042WD-I IR</w:t>
      </w:r>
      <w:r>
        <w:rPr>
          <w:rFonts w:hint="eastAsia"/>
        </w:rPr>
        <w:t>性能表</w:t>
      </w:r>
    </w:p>
    <w:tbl>
      <w:tblPr>
        <w:tblStyle w:val="a3"/>
        <w:tblW w:w="0" w:type="auto"/>
        <w:shd w:val="clear" w:color="auto" w:fill="BFBFBF" w:themeFill="background1" w:themeFillShade="BF"/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562"/>
        <w:gridCol w:w="2552"/>
        <w:gridCol w:w="5946"/>
      </w:tblGrid>
      <w:tr w:rsidR="0039146F" w:rsidRPr="005679A5" w14:paraId="20799DBE" w14:textId="77777777" w:rsidTr="00830783">
        <w:trPr>
          <w:tblHeader/>
        </w:trPr>
        <w:tc>
          <w:tcPr>
            <w:tcW w:w="562" w:type="dxa"/>
            <w:tcBorders>
              <w:bottom w:val="single" w:sz="4" w:space="0" w:color="auto"/>
            </w:tcBorders>
            <w:shd w:val="clear" w:color="auto" w:fill="C5E0B3" w:themeFill="accent6" w:themeFillTint="66"/>
          </w:tcPr>
          <w:p w14:paraId="60C79DE9" w14:textId="77777777" w:rsidR="0039146F" w:rsidRPr="005679A5" w:rsidRDefault="0039146F" w:rsidP="004329E8">
            <w:pPr>
              <w:jc w:val="center"/>
            </w:pPr>
            <w:r w:rsidRPr="005679A5">
              <w:rPr>
                <w:rFonts w:hint="eastAsia"/>
              </w:rPr>
              <w:t>N</w:t>
            </w:r>
            <w:r w:rsidRPr="005679A5">
              <w:t>o.</w:t>
            </w:r>
          </w:p>
        </w:tc>
        <w:tc>
          <w:tcPr>
            <w:tcW w:w="2552" w:type="dxa"/>
            <w:tcBorders>
              <w:bottom w:val="single" w:sz="4" w:space="0" w:color="auto"/>
            </w:tcBorders>
            <w:shd w:val="clear" w:color="auto" w:fill="C5E0B3" w:themeFill="accent6" w:themeFillTint="66"/>
          </w:tcPr>
          <w:p w14:paraId="6501D978" w14:textId="77777777" w:rsidR="0039146F" w:rsidRPr="005679A5" w:rsidRDefault="0039146F" w:rsidP="004329E8">
            <w:pPr>
              <w:jc w:val="center"/>
            </w:pPr>
            <w:r w:rsidRPr="005679A5">
              <w:rPr>
                <w:rFonts w:hint="eastAsia"/>
              </w:rPr>
              <w:t>項目</w:t>
            </w:r>
          </w:p>
        </w:tc>
        <w:tc>
          <w:tcPr>
            <w:tcW w:w="5946" w:type="dxa"/>
            <w:tcBorders>
              <w:bottom w:val="single" w:sz="4" w:space="0" w:color="auto"/>
            </w:tcBorders>
            <w:shd w:val="clear" w:color="auto" w:fill="C5E0B3" w:themeFill="accent6" w:themeFillTint="66"/>
          </w:tcPr>
          <w:p w14:paraId="1300CB08" w14:textId="77777777" w:rsidR="0039146F" w:rsidRPr="005679A5" w:rsidRDefault="0039146F" w:rsidP="004329E8">
            <w:pPr>
              <w:jc w:val="center"/>
            </w:pPr>
            <w:r>
              <w:rPr>
                <w:rFonts w:hint="eastAsia"/>
              </w:rPr>
              <w:t>仕様</w:t>
            </w:r>
          </w:p>
        </w:tc>
      </w:tr>
      <w:tr w:rsidR="0039146F" w:rsidRPr="005679A5" w14:paraId="7E5BD1F0" w14:textId="77777777" w:rsidTr="00830783">
        <w:tc>
          <w:tcPr>
            <w:tcW w:w="562" w:type="dxa"/>
            <w:shd w:val="clear" w:color="auto" w:fill="FFFFFF" w:themeFill="background1"/>
          </w:tcPr>
          <w:p w14:paraId="74A53F76" w14:textId="77777777" w:rsidR="0039146F" w:rsidRDefault="0039146F" w:rsidP="004329E8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552" w:type="dxa"/>
            <w:shd w:val="clear" w:color="auto" w:fill="FFFFFF" w:themeFill="background1"/>
          </w:tcPr>
          <w:p w14:paraId="02808FFA" w14:textId="6E6428D9" w:rsidR="0039146F" w:rsidRPr="005679A5" w:rsidRDefault="00E86860" w:rsidP="004329E8">
            <w:pPr>
              <w:jc w:val="left"/>
            </w:pPr>
            <w:r w:rsidRPr="00E86860">
              <w:rPr>
                <w:rFonts w:hint="eastAsia"/>
              </w:rPr>
              <w:t>フレートレート</w:t>
            </w:r>
          </w:p>
        </w:tc>
        <w:tc>
          <w:tcPr>
            <w:tcW w:w="5946" w:type="dxa"/>
            <w:shd w:val="clear" w:color="auto" w:fill="FFFFFF" w:themeFill="background1"/>
          </w:tcPr>
          <w:p w14:paraId="572065C7" w14:textId="018CFFD1" w:rsidR="005722DA" w:rsidRDefault="005722DA" w:rsidP="005722DA">
            <w:pPr>
              <w:jc w:val="left"/>
            </w:pPr>
            <w:r>
              <w:t>20 @ 2688×1520</w:t>
            </w:r>
          </w:p>
          <w:p w14:paraId="192011E9" w14:textId="10ED7ACF" w:rsidR="0039146F" w:rsidRPr="005679A5" w:rsidRDefault="005722DA" w:rsidP="005722DA">
            <w:pPr>
              <w:jc w:val="left"/>
            </w:pPr>
            <w:r>
              <w:t>30 @ 1920×1080, 1280×720</w:t>
            </w:r>
          </w:p>
        </w:tc>
      </w:tr>
      <w:tr w:rsidR="0039146F" w:rsidRPr="005679A5" w14:paraId="630F58D5" w14:textId="77777777" w:rsidTr="00830783">
        <w:tc>
          <w:tcPr>
            <w:tcW w:w="562" w:type="dxa"/>
            <w:shd w:val="clear" w:color="auto" w:fill="FFFFFF" w:themeFill="background1"/>
          </w:tcPr>
          <w:p w14:paraId="2391E12C" w14:textId="77777777" w:rsidR="0039146F" w:rsidRDefault="0039146F" w:rsidP="004329E8">
            <w:pPr>
              <w:jc w:val="center"/>
            </w:pPr>
            <w:r>
              <w:t>2</w:t>
            </w:r>
          </w:p>
        </w:tc>
        <w:tc>
          <w:tcPr>
            <w:tcW w:w="2552" w:type="dxa"/>
            <w:shd w:val="clear" w:color="auto" w:fill="FFFFFF" w:themeFill="background1"/>
          </w:tcPr>
          <w:p w14:paraId="2E780790" w14:textId="1D20C49E" w:rsidR="0039146F" w:rsidRPr="005679A5" w:rsidRDefault="00E86860" w:rsidP="004329E8">
            <w:pPr>
              <w:jc w:val="left"/>
            </w:pPr>
            <w:r>
              <w:rPr>
                <w:rFonts w:hint="eastAsia"/>
              </w:rPr>
              <w:t>サイズ</w:t>
            </w:r>
          </w:p>
        </w:tc>
        <w:tc>
          <w:tcPr>
            <w:tcW w:w="5946" w:type="dxa"/>
            <w:shd w:val="clear" w:color="auto" w:fill="FFFFFF" w:themeFill="background1"/>
          </w:tcPr>
          <w:p w14:paraId="4DC6EA17" w14:textId="699AD206" w:rsidR="0039146F" w:rsidRPr="005679A5" w:rsidRDefault="005722DA" w:rsidP="004329E8">
            <w:pPr>
              <w:jc w:val="left"/>
            </w:pPr>
            <w:r w:rsidRPr="005722DA">
              <w:t>60.4 mm × 76.9 mm × 139.2 mm (2.4” × 3.0” × 5.5”)</w:t>
            </w:r>
          </w:p>
        </w:tc>
      </w:tr>
      <w:tr w:rsidR="0039146F" w:rsidRPr="005679A5" w14:paraId="64C0B9EA" w14:textId="77777777" w:rsidTr="00830783">
        <w:tc>
          <w:tcPr>
            <w:tcW w:w="562" w:type="dxa"/>
            <w:shd w:val="clear" w:color="auto" w:fill="FFFFFF" w:themeFill="background1"/>
          </w:tcPr>
          <w:p w14:paraId="5ECFD378" w14:textId="77777777" w:rsidR="0039146F" w:rsidRDefault="0039146F" w:rsidP="004329E8">
            <w:pPr>
              <w:jc w:val="center"/>
            </w:pPr>
            <w:r>
              <w:t>3</w:t>
            </w:r>
          </w:p>
        </w:tc>
        <w:tc>
          <w:tcPr>
            <w:tcW w:w="2552" w:type="dxa"/>
            <w:shd w:val="clear" w:color="auto" w:fill="FFFFFF" w:themeFill="background1"/>
          </w:tcPr>
          <w:p w14:paraId="65F0989B" w14:textId="373C638F" w:rsidR="0039146F" w:rsidRPr="005679A5" w:rsidRDefault="00E86860" w:rsidP="004329E8">
            <w:pPr>
              <w:jc w:val="left"/>
            </w:pPr>
            <w:r>
              <w:rPr>
                <w:rFonts w:hint="eastAsia"/>
              </w:rPr>
              <w:t>通信インタフェース</w:t>
            </w:r>
          </w:p>
        </w:tc>
        <w:tc>
          <w:tcPr>
            <w:tcW w:w="5946" w:type="dxa"/>
            <w:shd w:val="clear" w:color="auto" w:fill="FFFFFF" w:themeFill="background1"/>
          </w:tcPr>
          <w:p w14:paraId="5A1B4F5E" w14:textId="19A0C17E" w:rsidR="0039146F" w:rsidRPr="005679A5" w:rsidRDefault="00E86860" w:rsidP="004329E8">
            <w:pPr>
              <w:jc w:val="left"/>
            </w:pPr>
            <w:r w:rsidRPr="00E86860">
              <w:t>1 RJ45 10M/100M イーサネットインターフェース</w:t>
            </w:r>
          </w:p>
        </w:tc>
      </w:tr>
      <w:tr w:rsidR="0039146F" w:rsidRPr="005679A5" w14:paraId="658E9929" w14:textId="77777777" w:rsidTr="00830783">
        <w:tc>
          <w:tcPr>
            <w:tcW w:w="562" w:type="dxa"/>
            <w:shd w:val="clear" w:color="auto" w:fill="FFFFFF" w:themeFill="background1"/>
          </w:tcPr>
          <w:p w14:paraId="50A92E02" w14:textId="77777777" w:rsidR="0039146F" w:rsidRDefault="0039146F" w:rsidP="004329E8">
            <w:pPr>
              <w:jc w:val="center"/>
            </w:pPr>
            <w:r>
              <w:t>4</w:t>
            </w:r>
          </w:p>
        </w:tc>
        <w:tc>
          <w:tcPr>
            <w:tcW w:w="2552" w:type="dxa"/>
            <w:shd w:val="clear" w:color="auto" w:fill="FFFFFF" w:themeFill="background1"/>
          </w:tcPr>
          <w:p w14:paraId="0556E111" w14:textId="29F6FF21" w:rsidR="0039146F" w:rsidRDefault="00E86860" w:rsidP="004329E8">
            <w:pPr>
              <w:jc w:val="left"/>
            </w:pPr>
            <w:r>
              <w:rPr>
                <w:rFonts w:hint="eastAsia"/>
              </w:rPr>
              <w:t>圧縮方式</w:t>
            </w:r>
          </w:p>
        </w:tc>
        <w:tc>
          <w:tcPr>
            <w:tcW w:w="5946" w:type="dxa"/>
            <w:shd w:val="clear" w:color="auto" w:fill="FFFFFF" w:themeFill="background1"/>
          </w:tcPr>
          <w:p w14:paraId="7104F096" w14:textId="506BC02B" w:rsidR="0039146F" w:rsidRDefault="00E86860" w:rsidP="004329E8">
            <w:pPr>
              <w:jc w:val="left"/>
            </w:pPr>
            <w:r w:rsidRPr="00E86860">
              <w:t>H.265+/H.265/H.264+/H.264/MJPEG</w:t>
            </w:r>
          </w:p>
        </w:tc>
      </w:tr>
      <w:tr w:rsidR="0039146F" w:rsidRPr="005679A5" w14:paraId="1F72C5F9" w14:textId="77777777" w:rsidTr="00830783">
        <w:tc>
          <w:tcPr>
            <w:tcW w:w="562" w:type="dxa"/>
            <w:shd w:val="clear" w:color="auto" w:fill="FFFFFF" w:themeFill="background1"/>
          </w:tcPr>
          <w:p w14:paraId="37F142ED" w14:textId="418249AF" w:rsidR="0039146F" w:rsidRDefault="00E86860" w:rsidP="004329E8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2552" w:type="dxa"/>
            <w:shd w:val="clear" w:color="auto" w:fill="FFFFFF" w:themeFill="background1"/>
          </w:tcPr>
          <w:p w14:paraId="3DA15C48" w14:textId="29CCEF3B" w:rsidR="0039146F" w:rsidRDefault="00E86860" w:rsidP="004329E8">
            <w:pPr>
              <w:jc w:val="left"/>
            </w:pPr>
            <w:r>
              <w:rPr>
                <w:rFonts w:hint="eastAsia"/>
              </w:rPr>
              <w:t>プロトコル</w:t>
            </w:r>
          </w:p>
        </w:tc>
        <w:tc>
          <w:tcPr>
            <w:tcW w:w="5946" w:type="dxa"/>
            <w:shd w:val="clear" w:color="auto" w:fill="FFFFFF" w:themeFill="background1"/>
          </w:tcPr>
          <w:p w14:paraId="725E1C5B" w14:textId="304406DA" w:rsidR="0039146F" w:rsidRDefault="005722DA" w:rsidP="004329E8">
            <w:pPr>
              <w:jc w:val="left"/>
            </w:pPr>
            <w:r w:rsidRPr="005722DA">
              <w:t>TCP/IP,ICMP,HTTP,HTTPS,FTP,DHCP,DNS,DDNS,RTP,RTSP,RTCP,PPPoE,NTP,UPnP,SMTP,SNMP,IGMP,802.1X,QoS,IPv6,Bonjour</w:t>
            </w:r>
          </w:p>
        </w:tc>
      </w:tr>
      <w:tr w:rsidR="0039146F" w:rsidRPr="005679A5" w14:paraId="1DB777D9" w14:textId="77777777" w:rsidTr="00830783">
        <w:tc>
          <w:tcPr>
            <w:tcW w:w="562" w:type="dxa"/>
            <w:shd w:val="clear" w:color="auto" w:fill="FFFFFF" w:themeFill="background1"/>
          </w:tcPr>
          <w:p w14:paraId="11219F20" w14:textId="5A5C972C" w:rsidR="0039146F" w:rsidRDefault="00E86860" w:rsidP="004329E8">
            <w:pPr>
              <w:jc w:val="center"/>
            </w:pPr>
            <w:r>
              <w:t>6</w:t>
            </w:r>
          </w:p>
        </w:tc>
        <w:tc>
          <w:tcPr>
            <w:tcW w:w="2552" w:type="dxa"/>
            <w:shd w:val="clear" w:color="auto" w:fill="FFFFFF" w:themeFill="background1"/>
          </w:tcPr>
          <w:p w14:paraId="51E254E8" w14:textId="2F2A3C4A" w:rsidR="0039146F" w:rsidRPr="00A34CAB" w:rsidRDefault="00E86860" w:rsidP="004329E8">
            <w:pPr>
              <w:jc w:val="left"/>
            </w:pPr>
            <w:r w:rsidRPr="00E86860">
              <w:rPr>
                <w:rFonts w:hint="eastAsia"/>
              </w:rPr>
              <w:t>互換性</w:t>
            </w:r>
          </w:p>
        </w:tc>
        <w:tc>
          <w:tcPr>
            <w:tcW w:w="5946" w:type="dxa"/>
            <w:shd w:val="clear" w:color="auto" w:fill="FFFFFF" w:themeFill="background1"/>
          </w:tcPr>
          <w:p w14:paraId="72E030A7" w14:textId="2C04B772" w:rsidR="0039146F" w:rsidRPr="00A34CAB" w:rsidRDefault="00E86860" w:rsidP="004329E8">
            <w:pPr>
              <w:jc w:val="left"/>
            </w:pPr>
            <w:r w:rsidRPr="00E86860">
              <w:t>ONVIF(PROFILE S,PROFILE G),PSIA,CGI,ISAPI</w:t>
            </w:r>
          </w:p>
        </w:tc>
      </w:tr>
      <w:tr w:rsidR="0039146F" w:rsidRPr="005679A5" w14:paraId="3D7B038E" w14:textId="77777777" w:rsidTr="00830783">
        <w:tc>
          <w:tcPr>
            <w:tcW w:w="562" w:type="dxa"/>
            <w:shd w:val="clear" w:color="auto" w:fill="FFFFFF" w:themeFill="background1"/>
          </w:tcPr>
          <w:p w14:paraId="227D7901" w14:textId="4BDF646F" w:rsidR="0039146F" w:rsidRDefault="00E86860" w:rsidP="004329E8">
            <w:pPr>
              <w:jc w:val="center"/>
            </w:pPr>
            <w:r>
              <w:t>7</w:t>
            </w:r>
          </w:p>
        </w:tc>
        <w:tc>
          <w:tcPr>
            <w:tcW w:w="2552" w:type="dxa"/>
            <w:shd w:val="clear" w:color="auto" w:fill="FFFFFF" w:themeFill="background1"/>
          </w:tcPr>
          <w:p w14:paraId="4297E58B" w14:textId="1E595830" w:rsidR="0039146F" w:rsidRPr="004F343A" w:rsidRDefault="00E86860" w:rsidP="004329E8">
            <w:pPr>
              <w:jc w:val="left"/>
            </w:pPr>
            <w:r>
              <w:rPr>
                <w:rFonts w:hint="eastAsia"/>
              </w:rPr>
              <w:t>電源</w:t>
            </w:r>
          </w:p>
        </w:tc>
        <w:tc>
          <w:tcPr>
            <w:tcW w:w="5946" w:type="dxa"/>
            <w:shd w:val="clear" w:color="auto" w:fill="FFFFFF" w:themeFill="background1"/>
          </w:tcPr>
          <w:p w14:paraId="584DD897" w14:textId="4D3E7788" w:rsidR="0039146F" w:rsidRPr="004F343A" w:rsidRDefault="00E86860" w:rsidP="004329E8">
            <w:pPr>
              <w:jc w:val="left"/>
            </w:pPr>
            <w:r w:rsidRPr="00E86860">
              <w:t>DC 12V±25％ / PoE(802.3af)</w:t>
            </w:r>
          </w:p>
        </w:tc>
      </w:tr>
      <w:tr w:rsidR="0039146F" w:rsidRPr="005679A5" w14:paraId="7BF75A0A" w14:textId="77777777" w:rsidTr="00830783">
        <w:tc>
          <w:tcPr>
            <w:tcW w:w="562" w:type="dxa"/>
            <w:shd w:val="clear" w:color="auto" w:fill="FFFFFF" w:themeFill="background1"/>
          </w:tcPr>
          <w:p w14:paraId="33442B3D" w14:textId="72EBB016" w:rsidR="0039146F" w:rsidRDefault="00E86860" w:rsidP="004329E8">
            <w:pPr>
              <w:jc w:val="center"/>
            </w:pPr>
            <w:r>
              <w:t>8</w:t>
            </w:r>
          </w:p>
        </w:tc>
        <w:tc>
          <w:tcPr>
            <w:tcW w:w="2552" w:type="dxa"/>
            <w:shd w:val="clear" w:color="auto" w:fill="FFFFFF" w:themeFill="background1"/>
          </w:tcPr>
          <w:p w14:paraId="593B9608" w14:textId="0A0B6DCE" w:rsidR="0039146F" w:rsidRPr="004F343A" w:rsidRDefault="00E86860" w:rsidP="004329E8">
            <w:pPr>
              <w:jc w:val="left"/>
            </w:pPr>
            <w:r w:rsidRPr="00E86860">
              <w:rPr>
                <w:rFonts w:hint="eastAsia"/>
              </w:rPr>
              <w:t>防水・防塵保護等級</w:t>
            </w:r>
          </w:p>
        </w:tc>
        <w:tc>
          <w:tcPr>
            <w:tcW w:w="5946" w:type="dxa"/>
            <w:shd w:val="clear" w:color="auto" w:fill="FFFFFF" w:themeFill="background1"/>
          </w:tcPr>
          <w:p w14:paraId="5DF786B3" w14:textId="1D831C38" w:rsidR="0039146F" w:rsidRPr="004F343A" w:rsidRDefault="00E86860" w:rsidP="004329E8">
            <w:pPr>
              <w:jc w:val="left"/>
            </w:pPr>
            <w:r w:rsidRPr="00E86860">
              <w:t>IP67</w:t>
            </w:r>
          </w:p>
        </w:tc>
      </w:tr>
      <w:tr w:rsidR="00E86860" w:rsidRPr="005679A5" w14:paraId="1BBB37C7" w14:textId="77777777" w:rsidTr="00830783">
        <w:tc>
          <w:tcPr>
            <w:tcW w:w="562" w:type="dxa"/>
            <w:shd w:val="clear" w:color="auto" w:fill="FFFFFF" w:themeFill="background1"/>
          </w:tcPr>
          <w:p w14:paraId="51FF288C" w14:textId="33F6C246" w:rsidR="00E86860" w:rsidRDefault="00E86860" w:rsidP="004329E8">
            <w:pPr>
              <w:jc w:val="center"/>
            </w:pPr>
            <w:r>
              <w:t>9</w:t>
            </w:r>
          </w:p>
        </w:tc>
        <w:tc>
          <w:tcPr>
            <w:tcW w:w="2552" w:type="dxa"/>
            <w:shd w:val="clear" w:color="auto" w:fill="FFFFFF" w:themeFill="background1"/>
          </w:tcPr>
          <w:p w14:paraId="44C35907" w14:textId="7803754B" w:rsidR="00E86860" w:rsidRPr="00E86860" w:rsidRDefault="00E86860" w:rsidP="004329E8">
            <w:pPr>
              <w:jc w:val="left"/>
            </w:pPr>
            <w:r>
              <w:rPr>
                <w:rFonts w:hint="eastAsia"/>
              </w:rPr>
              <w:t>消費電力</w:t>
            </w:r>
          </w:p>
        </w:tc>
        <w:tc>
          <w:tcPr>
            <w:tcW w:w="5946" w:type="dxa"/>
            <w:shd w:val="clear" w:color="auto" w:fill="FFFFFF" w:themeFill="background1"/>
          </w:tcPr>
          <w:p w14:paraId="153B370A" w14:textId="51C40E4D" w:rsidR="00E86860" w:rsidRPr="00E86860" w:rsidRDefault="00E86860" w:rsidP="004329E8">
            <w:pPr>
              <w:jc w:val="left"/>
            </w:pPr>
            <w:r w:rsidRPr="00E86860">
              <w:rPr>
                <w:rFonts w:hint="eastAsia"/>
              </w:rPr>
              <w:t>最大</w:t>
            </w:r>
            <w:r w:rsidRPr="00E86860">
              <w:t>6.5W</w:t>
            </w:r>
          </w:p>
        </w:tc>
      </w:tr>
    </w:tbl>
    <w:p w14:paraId="5B4629BE" w14:textId="6AA0A2D7" w:rsidR="0039146F" w:rsidRPr="00E86860" w:rsidRDefault="0039146F" w:rsidP="004329E8">
      <w:pPr>
        <w:jc w:val="right"/>
      </w:pPr>
      <w:r w:rsidRPr="00E86860">
        <w:rPr>
          <w:rFonts w:hint="eastAsia"/>
        </w:rPr>
        <w:t>（参考：</w:t>
      </w:r>
      <w:r w:rsidR="00E86860" w:rsidRPr="00E86860">
        <w:t>http://dmj.co/product/hikvision_2line/ds-2cd2025fwd-i/</w:t>
      </w:r>
      <w:r w:rsidRPr="00E86860">
        <w:rPr>
          <w:rFonts w:hint="eastAsia"/>
        </w:rPr>
        <w:t>）</w:t>
      </w:r>
    </w:p>
    <w:p w14:paraId="6AC31E7C" w14:textId="3FCCABF2" w:rsidR="00647D0D" w:rsidRDefault="00647D0D">
      <w:pPr>
        <w:snapToGrid/>
      </w:pPr>
    </w:p>
    <w:p w14:paraId="45E7E50F" w14:textId="45210F22" w:rsidR="003B50BD" w:rsidRDefault="00C010F0" w:rsidP="00647D0D">
      <w:pPr>
        <w:ind w:leftChars="100" w:left="840" w:hangingChars="300" w:hanging="630"/>
      </w:pPr>
      <w:r>
        <w:t>5</w:t>
      </w:r>
      <w:r w:rsidR="003B50BD">
        <w:t>.</w:t>
      </w:r>
      <w:r w:rsidR="00647D0D">
        <w:t>6</w:t>
      </w:r>
      <w:r w:rsidR="00647D0D">
        <w:tab/>
      </w:r>
      <w:r w:rsidR="003B50BD" w:rsidRPr="003B50BD">
        <w:rPr>
          <w:rFonts w:hint="eastAsia"/>
        </w:rPr>
        <w:t>有線式水温塩分センサー（ワイパー付）</w:t>
      </w:r>
      <w:r w:rsidR="003B50BD">
        <w:rPr>
          <w:rFonts w:hint="eastAsia"/>
        </w:rPr>
        <w:t>（</w:t>
      </w:r>
      <w:r w:rsidR="003B50BD" w:rsidRPr="003B50BD">
        <w:t>ACTW-CAD</w:t>
      </w:r>
      <w:r w:rsidR="003B50BD">
        <w:rPr>
          <w:rFonts w:hint="eastAsia"/>
        </w:rPr>
        <w:t>）</w:t>
      </w:r>
    </w:p>
    <w:p w14:paraId="14F035A1" w14:textId="3739B595" w:rsidR="005F1894" w:rsidRPr="005F1894" w:rsidRDefault="005F1894" w:rsidP="004329E8">
      <w:pPr>
        <w:jc w:val="center"/>
      </w:pPr>
      <w:r w:rsidRPr="005F1894">
        <w:rPr>
          <w:noProof/>
        </w:rPr>
        <w:drawing>
          <wp:inline distT="0" distB="0" distL="0" distR="0" wp14:anchorId="3BF7EA6F" wp14:editId="30E972A0">
            <wp:extent cx="1075008" cy="1323975"/>
            <wp:effectExtent l="0" t="0" r="0" b="0"/>
            <wp:docPr id="1028" name="Picture 4" descr="ACTW-CAR_CAD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="http://schemas.microsoft.com/office/drawing/2014/main" id="{767F8F90-BFB5-4D03-A0EA-1FB43D74EA3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ACTW-CAR_CAD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="http://schemas.microsoft.com/office/drawing/2014/main" id="{767F8F90-BFB5-4D03-A0EA-1FB43D74EA3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82"/>
                    <a:stretch/>
                  </pic:blipFill>
                  <pic:spPr bwMode="auto">
                    <a:xfrm>
                      <a:off x="0" y="0"/>
                      <a:ext cx="1075008" cy="1323975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6C4B59A5" w14:textId="5AA38F7A" w:rsidR="003B50BD" w:rsidRDefault="003B50BD" w:rsidP="004329E8">
      <w:pPr>
        <w:jc w:val="center"/>
      </w:pPr>
      <w:r>
        <w:rPr>
          <w:rFonts w:hint="eastAsia"/>
        </w:rPr>
        <w:t>表</w:t>
      </w:r>
      <w:r w:rsidR="00C010F0">
        <w:t>5</w:t>
      </w:r>
      <w:r>
        <w:rPr>
          <w:rFonts w:hint="eastAsia"/>
        </w:rPr>
        <w:t>.</w:t>
      </w:r>
      <w:r w:rsidR="00647D0D">
        <w:t>6</w:t>
      </w:r>
      <w:r>
        <w:rPr>
          <w:rFonts w:hint="eastAsia"/>
        </w:rPr>
        <w:t xml:space="preserve">　</w:t>
      </w:r>
      <w:r w:rsidRPr="003B50BD">
        <w:t>ACTW-CAD</w:t>
      </w:r>
      <w:r>
        <w:rPr>
          <w:rFonts w:hint="eastAsia"/>
        </w:rPr>
        <w:t>性能表</w:t>
      </w:r>
    </w:p>
    <w:tbl>
      <w:tblPr>
        <w:tblStyle w:val="a3"/>
        <w:tblW w:w="0" w:type="auto"/>
        <w:shd w:val="clear" w:color="auto" w:fill="BFBFBF" w:themeFill="background1" w:themeFillShade="BF"/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562"/>
        <w:gridCol w:w="2552"/>
        <w:gridCol w:w="2973"/>
        <w:gridCol w:w="2973"/>
      </w:tblGrid>
      <w:tr w:rsidR="00CD2A9E" w:rsidRPr="005679A5" w14:paraId="1B739548" w14:textId="77777777" w:rsidTr="00CD2A9E">
        <w:trPr>
          <w:tblHeader/>
        </w:trPr>
        <w:tc>
          <w:tcPr>
            <w:tcW w:w="562" w:type="dxa"/>
            <w:tcBorders>
              <w:bottom w:val="single" w:sz="4" w:space="0" w:color="auto"/>
            </w:tcBorders>
            <w:shd w:val="clear" w:color="auto" w:fill="C5E0B3" w:themeFill="accent6" w:themeFillTint="66"/>
          </w:tcPr>
          <w:p w14:paraId="6ED142CA" w14:textId="77777777" w:rsidR="00CD2A9E" w:rsidRPr="005679A5" w:rsidRDefault="00CD2A9E" w:rsidP="004329E8">
            <w:pPr>
              <w:jc w:val="center"/>
            </w:pPr>
            <w:r w:rsidRPr="005679A5">
              <w:rPr>
                <w:rFonts w:hint="eastAsia"/>
              </w:rPr>
              <w:t>N</w:t>
            </w:r>
            <w:r w:rsidRPr="005679A5">
              <w:t>o.</w:t>
            </w:r>
          </w:p>
        </w:tc>
        <w:tc>
          <w:tcPr>
            <w:tcW w:w="2552" w:type="dxa"/>
            <w:tcBorders>
              <w:bottom w:val="single" w:sz="4" w:space="0" w:color="auto"/>
            </w:tcBorders>
            <w:shd w:val="clear" w:color="auto" w:fill="C5E0B3" w:themeFill="accent6" w:themeFillTint="66"/>
          </w:tcPr>
          <w:p w14:paraId="6CFC3BB0" w14:textId="60207B15" w:rsidR="00CD2A9E" w:rsidRPr="005679A5" w:rsidRDefault="00CD2A9E" w:rsidP="004329E8">
            <w:pPr>
              <w:jc w:val="center"/>
            </w:pPr>
            <w:r>
              <w:rPr>
                <w:rFonts w:hint="eastAsia"/>
              </w:rPr>
              <w:t>項目</w:t>
            </w:r>
          </w:p>
        </w:tc>
        <w:tc>
          <w:tcPr>
            <w:tcW w:w="2973" w:type="dxa"/>
            <w:tcBorders>
              <w:bottom w:val="single" w:sz="4" w:space="0" w:color="auto"/>
            </w:tcBorders>
            <w:shd w:val="clear" w:color="auto" w:fill="C5E0B3" w:themeFill="accent6" w:themeFillTint="66"/>
            <w:vAlign w:val="center"/>
          </w:tcPr>
          <w:p w14:paraId="219A0CCF" w14:textId="027599C7" w:rsidR="00CD2A9E" w:rsidRDefault="00CD2A9E" w:rsidP="004329E8">
            <w:pPr>
              <w:jc w:val="center"/>
            </w:pPr>
            <w:r w:rsidRPr="00CD2A9E">
              <w:rPr>
                <w:rFonts w:hint="eastAsia"/>
              </w:rPr>
              <w:t>水温</w:t>
            </w:r>
          </w:p>
        </w:tc>
        <w:tc>
          <w:tcPr>
            <w:tcW w:w="2973" w:type="dxa"/>
            <w:tcBorders>
              <w:bottom w:val="single" w:sz="4" w:space="0" w:color="auto"/>
            </w:tcBorders>
            <w:shd w:val="clear" w:color="auto" w:fill="C5E0B3" w:themeFill="accent6" w:themeFillTint="66"/>
            <w:vAlign w:val="center"/>
          </w:tcPr>
          <w:p w14:paraId="238AB5F7" w14:textId="38AA74AF" w:rsidR="00CD2A9E" w:rsidRPr="005679A5" w:rsidRDefault="00CD2A9E" w:rsidP="004329E8">
            <w:pPr>
              <w:jc w:val="center"/>
            </w:pPr>
            <w:r w:rsidRPr="00CD2A9E">
              <w:rPr>
                <w:rFonts w:hint="eastAsia"/>
              </w:rPr>
              <w:t>電気伝導度</w:t>
            </w:r>
          </w:p>
        </w:tc>
      </w:tr>
      <w:tr w:rsidR="00CD2A9E" w:rsidRPr="005679A5" w14:paraId="23DD3024" w14:textId="77777777" w:rsidTr="00CD2A9E">
        <w:tc>
          <w:tcPr>
            <w:tcW w:w="562" w:type="dxa"/>
            <w:shd w:val="clear" w:color="auto" w:fill="FFFFFF" w:themeFill="background1"/>
          </w:tcPr>
          <w:p w14:paraId="3C32A8BF" w14:textId="77777777" w:rsidR="00CD2A9E" w:rsidRDefault="00CD2A9E" w:rsidP="004329E8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552" w:type="dxa"/>
            <w:shd w:val="clear" w:color="auto" w:fill="FFFFFF" w:themeFill="background1"/>
          </w:tcPr>
          <w:p w14:paraId="7E808D10" w14:textId="5DD26638" w:rsidR="00CD2A9E" w:rsidRPr="005679A5" w:rsidRDefault="00CD2A9E" w:rsidP="004329E8">
            <w:pPr>
              <w:jc w:val="left"/>
            </w:pPr>
            <w:r w:rsidRPr="00CD2A9E">
              <w:rPr>
                <w:rFonts w:hint="eastAsia"/>
              </w:rPr>
              <w:t>センサータイプ</w:t>
            </w:r>
          </w:p>
        </w:tc>
        <w:tc>
          <w:tcPr>
            <w:tcW w:w="2973" w:type="dxa"/>
            <w:shd w:val="clear" w:color="auto" w:fill="FFFFFF" w:themeFill="background1"/>
          </w:tcPr>
          <w:p w14:paraId="73661F76" w14:textId="744CEC76" w:rsidR="00CD2A9E" w:rsidRPr="005679A5" w:rsidRDefault="00CD2A9E" w:rsidP="004329E8">
            <w:pPr>
              <w:jc w:val="left"/>
            </w:pPr>
            <w:r w:rsidRPr="00CD2A9E">
              <w:rPr>
                <w:rFonts w:hint="eastAsia"/>
              </w:rPr>
              <w:t>サーミスター</w:t>
            </w:r>
          </w:p>
        </w:tc>
        <w:tc>
          <w:tcPr>
            <w:tcW w:w="2973" w:type="dxa"/>
            <w:shd w:val="clear" w:color="auto" w:fill="FFFFFF" w:themeFill="background1"/>
          </w:tcPr>
          <w:p w14:paraId="24B08B50" w14:textId="28BC667F" w:rsidR="00CD2A9E" w:rsidRPr="005679A5" w:rsidRDefault="00CD2A9E" w:rsidP="004329E8">
            <w:pPr>
              <w:jc w:val="left"/>
            </w:pPr>
            <w:r w:rsidRPr="00CD2A9E">
              <w:t>7電極式</w:t>
            </w:r>
          </w:p>
        </w:tc>
      </w:tr>
      <w:tr w:rsidR="00CD2A9E" w:rsidRPr="005679A5" w14:paraId="41523F2F" w14:textId="77777777" w:rsidTr="00CD2A9E">
        <w:tc>
          <w:tcPr>
            <w:tcW w:w="562" w:type="dxa"/>
            <w:shd w:val="clear" w:color="auto" w:fill="FFFFFF" w:themeFill="background1"/>
          </w:tcPr>
          <w:p w14:paraId="778C91C4" w14:textId="77777777" w:rsidR="00CD2A9E" w:rsidRDefault="00CD2A9E" w:rsidP="004329E8">
            <w:pPr>
              <w:jc w:val="center"/>
            </w:pPr>
            <w:r>
              <w:t>2</w:t>
            </w:r>
          </w:p>
        </w:tc>
        <w:tc>
          <w:tcPr>
            <w:tcW w:w="2552" w:type="dxa"/>
            <w:shd w:val="clear" w:color="auto" w:fill="FFFFFF" w:themeFill="background1"/>
          </w:tcPr>
          <w:p w14:paraId="66C11159" w14:textId="574FEEC0" w:rsidR="00CD2A9E" w:rsidRPr="005679A5" w:rsidRDefault="00CD2A9E" w:rsidP="004329E8">
            <w:pPr>
              <w:jc w:val="left"/>
            </w:pPr>
            <w:r w:rsidRPr="00CD2A9E">
              <w:rPr>
                <w:rFonts w:hint="eastAsia"/>
              </w:rPr>
              <w:t>測定範囲</w:t>
            </w:r>
          </w:p>
        </w:tc>
        <w:tc>
          <w:tcPr>
            <w:tcW w:w="2973" w:type="dxa"/>
            <w:shd w:val="clear" w:color="auto" w:fill="FFFFFF" w:themeFill="background1"/>
          </w:tcPr>
          <w:p w14:paraId="0900A00A" w14:textId="74694A7C" w:rsidR="00CD2A9E" w:rsidRPr="005679A5" w:rsidRDefault="00CD2A9E" w:rsidP="004329E8">
            <w:pPr>
              <w:jc w:val="left"/>
            </w:pPr>
            <w:r w:rsidRPr="00CD2A9E">
              <w:t>-3～45℃</w:t>
            </w:r>
          </w:p>
        </w:tc>
        <w:tc>
          <w:tcPr>
            <w:tcW w:w="2973" w:type="dxa"/>
            <w:shd w:val="clear" w:color="auto" w:fill="FFFFFF" w:themeFill="background1"/>
          </w:tcPr>
          <w:p w14:paraId="17C37AFF" w14:textId="442E52D8" w:rsidR="00CD2A9E" w:rsidRPr="005679A5" w:rsidRDefault="00CD2A9E" w:rsidP="004329E8">
            <w:pPr>
              <w:jc w:val="left"/>
            </w:pPr>
            <w:r w:rsidRPr="00CD2A9E">
              <w:t>0.5～70mS/cm</w:t>
            </w:r>
          </w:p>
        </w:tc>
      </w:tr>
      <w:tr w:rsidR="00CD2A9E" w:rsidRPr="005679A5" w14:paraId="64898B80" w14:textId="77777777" w:rsidTr="00CD2A9E">
        <w:tc>
          <w:tcPr>
            <w:tcW w:w="562" w:type="dxa"/>
            <w:shd w:val="clear" w:color="auto" w:fill="FFFFFF" w:themeFill="background1"/>
          </w:tcPr>
          <w:p w14:paraId="0B4ED0E8" w14:textId="77777777" w:rsidR="00CD2A9E" w:rsidRDefault="00CD2A9E" w:rsidP="004329E8">
            <w:pPr>
              <w:jc w:val="center"/>
            </w:pPr>
            <w:r>
              <w:t>3</w:t>
            </w:r>
          </w:p>
        </w:tc>
        <w:tc>
          <w:tcPr>
            <w:tcW w:w="2552" w:type="dxa"/>
            <w:shd w:val="clear" w:color="auto" w:fill="FFFFFF" w:themeFill="background1"/>
          </w:tcPr>
          <w:p w14:paraId="69B11E29" w14:textId="2E1BE552" w:rsidR="00CD2A9E" w:rsidRPr="005679A5" w:rsidRDefault="00CD2A9E" w:rsidP="004329E8">
            <w:pPr>
              <w:jc w:val="left"/>
            </w:pPr>
            <w:r w:rsidRPr="00CD2A9E">
              <w:rPr>
                <w:rFonts w:hint="eastAsia"/>
              </w:rPr>
              <w:t>分解能</w:t>
            </w:r>
          </w:p>
        </w:tc>
        <w:tc>
          <w:tcPr>
            <w:tcW w:w="2973" w:type="dxa"/>
            <w:shd w:val="clear" w:color="auto" w:fill="FFFFFF" w:themeFill="background1"/>
          </w:tcPr>
          <w:p w14:paraId="4928219C" w14:textId="1003949F" w:rsidR="00CD2A9E" w:rsidRPr="005679A5" w:rsidRDefault="00CD2A9E" w:rsidP="004329E8">
            <w:pPr>
              <w:jc w:val="left"/>
            </w:pPr>
            <w:r w:rsidRPr="00CD2A9E">
              <w:t>0.001℃</w:t>
            </w:r>
          </w:p>
        </w:tc>
        <w:tc>
          <w:tcPr>
            <w:tcW w:w="2973" w:type="dxa"/>
            <w:shd w:val="clear" w:color="auto" w:fill="FFFFFF" w:themeFill="background1"/>
          </w:tcPr>
          <w:p w14:paraId="4ADEE87B" w14:textId="6088F957" w:rsidR="00CD2A9E" w:rsidRPr="005679A5" w:rsidRDefault="00CD2A9E" w:rsidP="004329E8">
            <w:pPr>
              <w:jc w:val="left"/>
            </w:pPr>
            <w:r w:rsidRPr="00CD2A9E">
              <w:t>0.001mS/cm</w:t>
            </w:r>
          </w:p>
        </w:tc>
      </w:tr>
      <w:tr w:rsidR="00CD2A9E" w:rsidRPr="005679A5" w14:paraId="3570D873" w14:textId="77777777" w:rsidTr="004030EF">
        <w:tc>
          <w:tcPr>
            <w:tcW w:w="562" w:type="dxa"/>
            <w:shd w:val="clear" w:color="auto" w:fill="FFFFFF" w:themeFill="background1"/>
          </w:tcPr>
          <w:p w14:paraId="0BB99F05" w14:textId="77777777" w:rsidR="00CD2A9E" w:rsidRDefault="00CD2A9E" w:rsidP="004329E8">
            <w:pPr>
              <w:jc w:val="center"/>
            </w:pPr>
            <w:r>
              <w:t>4</w:t>
            </w:r>
          </w:p>
        </w:tc>
        <w:tc>
          <w:tcPr>
            <w:tcW w:w="2552" w:type="dxa"/>
            <w:shd w:val="clear" w:color="auto" w:fill="FFFFFF" w:themeFill="background1"/>
          </w:tcPr>
          <w:p w14:paraId="6B163D68" w14:textId="244413F7" w:rsidR="00CD2A9E" w:rsidRDefault="00CD2A9E" w:rsidP="004329E8">
            <w:pPr>
              <w:jc w:val="left"/>
            </w:pPr>
            <w:r w:rsidRPr="00CD2A9E">
              <w:rPr>
                <w:rFonts w:hint="eastAsia"/>
              </w:rPr>
              <w:t>精度</w:t>
            </w:r>
          </w:p>
        </w:tc>
        <w:tc>
          <w:tcPr>
            <w:tcW w:w="2973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0DC40C41" w14:textId="72C9D284" w:rsidR="00CD2A9E" w:rsidRDefault="00CD2A9E" w:rsidP="004329E8">
            <w:pPr>
              <w:jc w:val="left"/>
            </w:pPr>
            <w:r w:rsidRPr="00CD2A9E">
              <w:rPr>
                <w:rFonts w:hint="eastAsia"/>
              </w:rPr>
              <w:t>±</w:t>
            </w:r>
            <w:r w:rsidRPr="00CD2A9E">
              <w:t>0.01℃（0～35℃）</w:t>
            </w:r>
          </w:p>
        </w:tc>
        <w:tc>
          <w:tcPr>
            <w:tcW w:w="2973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4F3EC0A2" w14:textId="039FC6FE" w:rsidR="00CD2A9E" w:rsidRDefault="00CD2A9E" w:rsidP="004329E8">
            <w:pPr>
              <w:jc w:val="left"/>
            </w:pPr>
            <w:r w:rsidRPr="00CD2A9E">
              <w:rPr>
                <w:rFonts w:hint="eastAsia"/>
              </w:rPr>
              <w:t>±</w:t>
            </w:r>
            <w:r w:rsidRPr="00CD2A9E">
              <w:t>0.01mS/cm</w:t>
            </w:r>
          </w:p>
        </w:tc>
      </w:tr>
      <w:tr w:rsidR="004030EF" w:rsidRPr="005679A5" w14:paraId="59666B9C" w14:textId="77777777" w:rsidTr="004030EF">
        <w:tc>
          <w:tcPr>
            <w:tcW w:w="562" w:type="dxa"/>
            <w:shd w:val="clear" w:color="auto" w:fill="FFFFFF" w:themeFill="background1"/>
          </w:tcPr>
          <w:p w14:paraId="452C8633" w14:textId="77777777" w:rsidR="004030EF" w:rsidRDefault="004030EF" w:rsidP="004329E8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2552" w:type="dxa"/>
            <w:shd w:val="clear" w:color="auto" w:fill="FFFFFF" w:themeFill="background1"/>
          </w:tcPr>
          <w:p w14:paraId="582524DF" w14:textId="64B047E8" w:rsidR="004030EF" w:rsidRDefault="004030EF" w:rsidP="004329E8">
            <w:pPr>
              <w:jc w:val="left"/>
            </w:pPr>
            <w:r w:rsidRPr="004030EF">
              <w:rPr>
                <w:rFonts w:hint="eastAsia"/>
              </w:rPr>
              <w:t>通信方式</w:t>
            </w:r>
          </w:p>
        </w:tc>
        <w:tc>
          <w:tcPr>
            <w:tcW w:w="5946" w:type="dxa"/>
            <w:gridSpan w:val="2"/>
            <w:shd w:val="clear" w:color="auto" w:fill="auto"/>
          </w:tcPr>
          <w:p w14:paraId="240470C1" w14:textId="147D95A7" w:rsidR="004030EF" w:rsidRDefault="004030EF" w:rsidP="004329E8">
            <w:pPr>
              <w:jc w:val="left"/>
            </w:pPr>
            <w:r w:rsidRPr="004030EF">
              <w:t>RS-485</w:t>
            </w:r>
          </w:p>
        </w:tc>
      </w:tr>
      <w:tr w:rsidR="004030EF" w:rsidRPr="005679A5" w14:paraId="5C3BAE21" w14:textId="77777777" w:rsidTr="004030EF">
        <w:tc>
          <w:tcPr>
            <w:tcW w:w="562" w:type="dxa"/>
            <w:shd w:val="clear" w:color="auto" w:fill="FFFFFF" w:themeFill="background1"/>
          </w:tcPr>
          <w:p w14:paraId="493B3529" w14:textId="77777777" w:rsidR="004030EF" w:rsidRDefault="004030EF" w:rsidP="004329E8">
            <w:pPr>
              <w:jc w:val="center"/>
            </w:pPr>
            <w:r>
              <w:rPr>
                <w:rFonts w:hint="eastAsia"/>
              </w:rPr>
              <w:lastRenderedPageBreak/>
              <w:t>6</w:t>
            </w:r>
          </w:p>
        </w:tc>
        <w:tc>
          <w:tcPr>
            <w:tcW w:w="2552" w:type="dxa"/>
            <w:shd w:val="clear" w:color="auto" w:fill="FFFFFF" w:themeFill="background1"/>
          </w:tcPr>
          <w:p w14:paraId="7F733889" w14:textId="09B7CB51" w:rsidR="004030EF" w:rsidRDefault="004030EF" w:rsidP="004329E8">
            <w:pPr>
              <w:jc w:val="left"/>
            </w:pPr>
            <w:r w:rsidRPr="004030EF">
              <w:t>A/D変換分解能</w:t>
            </w:r>
          </w:p>
        </w:tc>
        <w:tc>
          <w:tcPr>
            <w:tcW w:w="5946" w:type="dxa"/>
            <w:gridSpan w:val="2"/>
            <w:shd w:val="clear" w:color="auto" w:fill="auto"/>
          </w:tcPr>
          <w:p w14:paraId="024CED63" w14:textId="4D60D2A6" w:rsidR="004030EF" w:rsidRDefault="004030EF" w:rsidP="004329E8">
            <w:pPr>
              <w:jc w:val="left"/>
            </w:pPr>
            <w:r w:rsidRPr="009C207F">
              <w:t>16ビットデジタル変換</w:t>
            </w:r>
          </w:p>
        </w:tc>
      </w:tr>
      <w:tr w:rsidR="004030EF" w:rsidRPr="005679A5" w14:paraId="52739DF3" w14:textId="77777777" w:rsidTr="004030EF">
        <w:tc>
          <w:tcPr>
            <w:tcW w:w="562" w:type="dxa"/>
            <w:shd w:val="clear" w:color="auto" w:fill="FFFFFF" w:themeFill="background1"/>
          </w:tcPr>
          <w:p w14:paraId="7894068C" w14:textId="77777777" w:rsidR="004030EF" w:rsidRDefault="004030EF" w:rsidP="004329E8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2552" w:type="dxa"/>
            <w:shd w:val="clear" w:color="auto" w:fill="FFFFFF" w:themeFill="background1"/>
          </w:tcPr>
          <w:p w14:paraId="61CC228B" w14:textId="1F925839" w:rsidR="004030EF" w:rsidRDefault="004030EF" w:rsidP="004329E8">
            <w:pPr>
              <w:jc w:val="left"/>
            </w:pPr>
            <w:r w:rsidRPr="004030EF">
              <w:rPr>
                <w:rFonts w:hint="eastAsia"/>
              </w:rPr>
              <w:t>通信周期</w:t>
            </w:r>
          </w:p>
        </w:tc>
        <w:tc>
          <w:tcPr>
            <w:tcW w:w="5946" w:type="dxa"/>
            <w:gridSpan w:val="2"/>
            <w:shd w:val="clear" w:color="auto" w:fill="auto"/>
          </w:tcPr>
          <w:p w14:paraId="6F5607BC" w14:textId="7058210A" w:rsidR="004030EF" w:rsidRDefault="004030EF" w:rsidP="004329E8">
            <w:pPr>
              <w:jc w:val="left"/>
            </w:pPr>
            <w:r w:rsidRPr="004030EF">
              <w:t>0.5秒以上</w:t>
            </w:r>
          </w:p>
        </w:tc>
      </w:tr>
      <w:tr w:rsidR="004030EF" w:rsidRPr="005679A5" w14:paraId="61FB5DC6" w14:textId="77777777" w:rsidTr="004030EF">
        <w:tc>
          <w:tcPr>
            <w:tcW w:w="562" w:type="dxa"/>
            <w:shd w:val="clear" w:color="auto" w:fill="FFFFFF" w:themeFill="background1"/>
          </w:tcPr>
          <w:p w14:paraId="387F476C" w14:textId="77777777" w:rsidR="004030EF" w:rsidRDefault="004030EF" w:rsidP="004329E8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2552" w:type="dxa"/>
            <w:shd w:val="clear" w:color="auto" w:fill="FFFFFF" w:themeFill="background1"/>
          </w:tcPr>
          <w:p w14:paraId="05E3D367" w14:textId="4DB28918" w:rsidR="004030EF" w:rsidRDefault="004030EF" w:rsidP="004329E8">
            <w:pPr>
              <w:jc w:val="left"/>
            </w:pPr>
            <w:r w:rsidRPr="004030EF">
              <w:rPr>
                <w:rFonts w:hint="eastAsia"/>
              </w:rPr>
              <w:t>プリヒート時間</w:t>
            </w:r>
          </w:p>
        </w:tc>
        <w:tc>
          <w:tcPr>
            <w:tcW w:w="5946" w:type="dxa"/>
            <w:gridSpan w:val="2"/>
            <w:shd w:val="clear" w:color="auto" w:fill="auto"/>
          </w:tcPr>
          <w:p w14:paraId="1031CFBE" w14:textId="756FBC56" w:rsidR="004030EF" w:rsidRDefault="004030EF" w:rsidP="004329E8">
            <w:pPr>
              <w:jc w:val="left"/>
            </w:pPr>
            <w:r w:rsidRPr="004030EF">
              <w:t>15秒</w:t>
            </w:r>
          </w:p>
        </w:tc>
      </w:tr>
      <w:tr w:rsidR="004030EF" w:rsidRPr="005679A5" w14:paraId="598683B6" w14:textId="77777777" w:rsidTr="004030EF">
        <w:tc>
          <w:tcPr>
            <w:tcW w:w="562" w:type="dxa"/>
            <w:shd w:val="clear" w:color="auto" w:fill="FFFFFF" w:themeFill="background1"/>
          </w:tcPr>
          <w:p w14:paraId="03496626" w14:textId="77777777" w:rsidR="004030EF" w:rsidRDefault="004030EF" w:rsidP="004329E8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2552" w:type="dxa"/>
            <w:shd w:val="clear" w:color="auto" w:fill="FFFFFF" w:themeFill="background1"/>
          </w:tcPr>
          <w:p w14:paraId="31E084E4" w14:textId="0FF528E6" w:rsidR="004030EF" w:rsidRDefault="004030EF" w:rsidP="004329E8">
            <w:pPr>
              <w:jc w:val="left"/>
            </w:pPr>
            <w:r w:rsidRPr="004030EF">
              <w:rPr>
                <w:rFonts w:hint="eastAsia"/>
              </w:rPr>
              <w:t>電源</w:t>
            </w:r>
          </w:p>
        </w:tc>
        <w:tc>
          <w:tcPr>
            <w:tcW w:w="5946" w:type="dxa"/>
            <w:gridSpan w:val="2"/>
            <w:shd w:val="clear" w:color="auto" w:fill="auto"/>
          </w:tcPr>
          <w:p w14:paraId="0D56E471" w14:textId="148EF3A9" w:rsidR="004030EF" w:rsidRDefault="004030EF" w:rsidP="004329E8">
            <w:pPr>
              <w:jc w:val="left"/>
            </w:pPr>
            <w:r w:rsidRPr="004030EF">
              <w:t>DC12～24V</w:t>
            </w:r>
          </w:p>
        </w:tc>
      </w:tr>
      <w:tr w:rsidR="004030EF" w:rsidRPr="005679A5" w14:paraId="1BBF74DC" w14:textId="77777777" w:rsidTr="004030EF">
        <w:tc>
          <w:tcPr>
            <w:tcW w:w="562" w:type="dxa"/>
            <w:shd w:val="clear" w:color="auto" w:fill="FFFFFF" w:themeFill="background1"/>
          </w:tcPr>
          <w:p w14:paraId="1877D3F5" w14:textId="77777777" w:rsidR="004030EF" w:rsidRDefault="004030EF" w:rsidP="004329E8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2552" w:type="dxa"/>
            <w:shd w:val="clear" w:color="auto" w:fill="FFFFFF" w:themeFill="background1"/>
          </w:tcPr>
          <w:p w14:paraId="480B14A0" w14:textId="68E80590" w:rsidR="004030EF" w:rsidRDefault="004030EF" w:rsidP="004329E8">
            <w:pPr>
              <w:jc w:val="left"/>
            </w:pPr>
            <w:r w:rsidRPr="004030EF">
              <w:rPr>
                <w:rFonts w:hint="eastAsia"/>
              </w:rPr>
              <w:t>消費電流</w:t>
            </w:r>
          </w:p>
        </w:tc>
        <w:tc>
          <w:tcPr>
            <w:tcW w:w="5946" w:type="dxa"/>
            <w:gridSpan w:val="2"/>
            <w:shd w:val="clear" w:color="auto" w:fill="auto"/>
          </w:tcPr>
          <w:p w14:paraId="6C2327EC" w14:textId="68CF2E12" w:rsidR="004030EF" w:rsidRDefault="004030EF" w:rsidP="004329E8">
            <w:pPr>
              <w:jc w:val="left"/>
            </w:pPr>
            <w:r w:rsidRPr="004030EF">
              <w:rPr>
                <w:rFonts w:hint="eastAsia"/>
              </w:rPr>
              <w:t>計測時</w:t>
            </w:r>
            <w:r w:rsidRPr="004030EF">
              <w:t>50mA（標準20mケーブル使用、DC12V供給時）</w:t>
            </w:r>
          </w:p>
        </w:tc>
      </w:tr>
    </w:tbl>
    <w:p w14:paraId="67A86949" w14:textId="77F2874E" w:rsidR="00E213F1" w:rsidRDefault="00F26060" w:rsidP="004329E8">
      <w:pPr>
        <w:jc w:val="right"/>
      </w:pPr>
      <w:r>
        <w:rPr>
          <w:rFonts w:hint="eastAsia"/>
        </w:rPr>
        <w:t>（</w:t>
      </w:r>
      <w:r w:rsidR="00920F06">
        <w:rPr>
          <w:rFonts w:hint="eastAsia"/>
        </w:rPr>
        <w:t>参考</w:t>
      </w:r>
      <w:r>
        <w:rPr>
          <w:rFonts w:hint="eastAsia"/>
        </w:rPr>
        <w:t>：</w:t>
      </w:r>
      <w:r w:rsidRPr="00F26060">
        <w:t>https://www.jfe-advantech.co.jp/ocean/yusen/actw-car_cad.html</w:t>
      </w:r>
      <w:r>
        <w:rPr>
          <w:rFonts w:hint="eastAsia"/>
        </w:rPr>
        <w:t>）</w:t>
      </w:r>
    </w:p>
    <w:p w14:paraId="3933656D" w14:textId="0633F067" w:rsidR="00F26060" w:rsidRDefault="00F26060" w:rsidP="004329E8"/>
    <w:p w14:paraId="119A5D16" w14:textId="127CD06F" w:rsidR="000C33CB" w:rsidRDefault="00C010F0" w:rsidP="00647D0D">
      <w:pPr>
        <w:ind w:leftChars="100" w:left="840" w:hangingChars="300" w:hanging="630"/>
      </w:pPr>
      <w:r>
        <w:t>5</w:t>
      </w:r>
      <w:r w:rsidR="00576B75">
        <w:rPr>
          <w:rFonts w:hint="eastAsia"/>
        </w:rPr>
        <w:t>.</w:t>
      </w:r>
      <w:r w:rsidR="00647D0D">
        <w:t>7</w:t>
      </w:r>
      <w:r w:rsidR="00647D0D">
        <w:tab/>
      </w:r>
      <w:r w:rsidR="00714F4A">
        <w:rPr>
          <w:rFonts w:hint="eastAsia"/>
        </w:rPr>
        <w:t>溶存酸素センサー（</w:t>
      </w:r>
      <w:proofErr w:type="spellStart"/>
      <w:r w:rsidR="00714F4A">
        <w:rPr>
          <w:rFonts w:hint="eastAsia"/>
        </w:rPr>
        <w:t>A</w:t>
      </w:r>
      <w:r w:rsidR="00714F4A">
        <w:t>tras</w:t>
      </w:r>
      <w:proofErr w:type="spellEnd"/>
      <w:r w:rsidR="00714F4A">
        <w:t xml:space="preserve"> Scientific</w:t>
      </w:r>
      <w:r w:rsidR="00714F4A">
        <w:rPr>
          <w:rFonts w:hint="eastAsia"/>
        </w:rPr>
        <w:t>：</w:t>
      </w:r>
      <w:r w:rsidR="00714F4A" w:rsidRPr="00714F4A">
        <w:t>Dissolved Oxygen Probe</w:t>
      </w:r>
      <w:r w:rsidR="00714F4A">
        <w:rPr>
          <w:rFonts w:hint="eastAsia"/>
        </w:rPr>
        <w:t>）</w:t>
      </w:r>
    </w:p>
    <w:p w14:paraId="4EAEF0FC" w14:textId="77777777" w:rsidR="00576B75" w:rsidRDefault="00576B75" w:rsidP="004329E8"/>
    <w:p w14:paraId="1635FEF6" w14:textId="2AD981C5" w:rsidR="00576B75" w:rsidRDefault="00CB5CE7" w:rsidP="004329E8">
      <w:pPr>
        <w:jc w:val="center"/>
      </w:pPr>
      <w:ins w:id="111" w:author="zwr00217@nifty.ne.jp" w:date="2020-04-23T09:25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8480" behindDoc="0" locked="0" layoutInCell="1" allowOverlap="1" wp14:anchorId="75542B05" wp14:editId="4DA449FF">
                  <wp:simplePos x="0" y="0"/>
                  <wp:positionH relativeFrom="column">
                    <wp:posOffset>4280535</wp:posOffset>
                  </wp:positionH>
                  <wp:positionV relativeFrom="paragraph">
                    <wp:posOffset>-3810</wp:posOffset>
                  </wp:positionV>
                  <wp:extent cx="1866900" cy="723900"/>
                  <wp:effectExtent l="0" t="0" r="19050" b="19050"/>
                  <wp:wrapNone/>
                  <wp:docPr id="22" name="テキスト ボックス 2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1866900" cy="723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F58CBE5" w14:textId="4E4883C7" w:rsidR="00CB5CE7" w:rsidRDefault="00CB5CE7">
                              <w:ins w:id="112" w:author="zwr00217@nifty.ne.jp" w:date="2020-04-23T09:25:00Z">
                                <w:r>
                                  <w:rPr>
                                    <w:rFonts w:hint="eastAsia"/>
                                  </w:rPr>
                                  <w:t>保守条件？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id="テキスト ボックス 22" o:spid="_x0000_s1028" type="#_x0000_t202" style="position:absolute;left:0;text-align:left;margin-left:337.05pt;margin-top:-.3pt;width:147pt;height:5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" fillcolor="white [3201]" strokeweight=".5pt">
                  <v:textbox>
                    <w:txbxContent>
                      <w:p w14:paraId="4F58CBE5" w14:textId="4E4883C7" w:rsidR="00CB5CE7" w:rsidRDefault="00CB5CE7">
                        <w:ins w:id="87" w:author="zwr00217@nifty.ne.jp" w:date="2020-04-23T09:25:00Z">
                          <w:r>
                            <w:rPr>
                              <w:rFonts w:hint="eastAsia"/>
                            </w:rPr>
                            <w:t>保守条件？</w:t>
                          </w:r>
                        </w:ins>
                      </w:p>
                    </w:txbxContent>
                  </v:textbox>
                </v:shape>
              </w:pict>
            </mc:Fallback>
          </mc:AlternateContent>
        </w:r>
      </w:ins>
      <w:r w:rsidR="00576B75" w:rsidRPr="00576B75">
        <w:rPr>
          <w:noProof/>
        </w:rPr>
        <w:drawing>
          <wp:inline distT="0" distB="0" distL="0" distR="0" wp14:anchorId="5B3F8D69" wp14:editId="3020D355">
            <wp:extent cx="1797317" cy="893759"/>
            <wp:effectExtent l="0" t="0" r="0" b="1905"/>
            <wp:docPr id="1058" name="図 1057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="http://schemas.microsoft.com/office/drawing/2014/main" id="{44D936F3-7A6D-4B1E-8EA7-DF3970A9C48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" name="図 1057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="http://schemas.microsoft.com/office/drawing/2014/main" id="{44D936F3-7A6D-4B1E-8EA7-DF3970A9C48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2"/>
                    <a:srcRect l="27196" t="19830" r="27504" b="40968"/>
                    <a:stretch/>
                  </pic:blipFill>
                  <pic:spPr>
                    <a:xfrm>
                      <a:off x="0" y="0"/>
                      <a:ext cx="1797317" cy="89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9F23D" w14:textId="4EED6A25" w:rsidR="000C33CB" w:rsidRDefault="000C33CB" w:rsidP="004329E8"/>
    <w:p w14:paraId="050DEE1A" w14:textId="10B3266F" w:rsidR="001319CF" w:rsidRDefault="001319CF" w:rsidP="004329E8">
      <w:pPr>
        <w:jc w:val="center"/>
      </w:pPr>
      <w:r>
        <w:rPr>
          <w:rFonts w:hint="eastAsia"/>
        </w:rPr>
        <w:t>表</w:t>
      </w:r>
      <w:r w:rsidR="00C010F0">
        <w:t>5</w:t>
      </w:r>
      <w:r>
        <w:rPr>
          <w:rFonts w:hint="eastAsia"/>
        </w:rPr>
        <w:t xml:space="preserve">.6　</w:t>
      </w:r>
      <w:r w:rsidRPr="001319CF">
        <w:t>Dissolved Oxygen Probe</w:t>
      </w:r>
      <w:r>
        <w:rPr>
          <w:rFonts w:hint="eastAsia"/>
        </w:rPr>
        <w:t>性能表</w:t>
      </w:r>
    </w:p>
    <w:tbl>
      <w:tblPr>
        <w:tblStyle w:val="a3"/>
        <w:tblW w:w="0" w:type="auto"/>
        <w:shd w:val="clear" w:color="auto" w:fill="BFBFBF" w:themeFill="background1" w:themeFillShade="BF"/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562"/>
        <w:gridCol w:w="2552"/>
        <w:gridCol w:w="5946"/>
      </w:tblGrid>
      <w:tr w:rsidR="00474353" w:rsidRPr="005679A5" w14:paraId="69C8AE8E" w14:textId="77777777" w:rsidTr="00714F4A">
        <w:trPr>
          <w:tblHeader/>
        </w:trPr>
        <w:tc>
          <w:tcPr>
            <w:tcW w:w="562" w:type="dxa"/>
            <w:tcBorders>
              <w:bottom w:val="single" w:sz="4" w:space="0" w:color="auto"/>
            </w:tcBorders>
            <w:shd w:val="clear" w:color="auto" w:fill="C5E0B3" w:themeFill="accent6" w:themeFillTint="66"/>
          </w:tcPr>
          <w:p w14:paraId="0C360E6A" w14:textId="77777777" w:rsidR="00474353" w:rsidRPr="005679A5" w:rsidRDefault="00474353" w:rsidP="004329E8">
            <w:pPr>
              <w:jc w:val="center"/>
            </w:pPr>
            <w:r w:rsidRPr="005679A5">
              <w:rPr>
                <w:rFonts w:hint="eastAsia"/>
              </w:rPr>
              <w:t>N</w:t>
            </w:r>
            <w:r w:rsidRPr="005679A5">
              <w:t>o.</w:t>
            </w:r>
          </w:p>
        </w:tc>
        <w:tc>
          <w:tcPr>
            <w:tcW w:w="2552" w:type="dxa"/>
            <w:tcBorders>
              <w:bottom w:val="single" w:sz="4" w:space="0" w:color="auto"/>
            </w:tcBorders>
            <w:shd w:val="clear" w:color="auto" w:fill="C5E0B3" w:themeFill="accent6" w:themeFillTint="66"/>
          </w:tcPr>
          <w:p w14:paraId="10D3A492" w14:textId="77777777" w:rsidR="00474353" w:rsidRPr="005679A5" w:rsidRDefault="00474353" w:rsidP="004329E8">
            <w:pPr>
              <w:jc w:val="center"/>
            </w:pPr>
            <w:r w:rsidRPr="005679A5">
              <w:rPr>
                <w:rFonts w:hint="eastAsia"/>
              </w:rPr>
              <w:t>項目</w:t>
            </w:r>
          </w:p>
        </w:tc>
        <w:tc>
          <w:tcPr>
            <w:tcW w:w="5946" w:type="dxa"/>
            <w:tcBorders>
              <w:bottom w:val="single" w:sz="4" w:space="0" w:color="auto"/>
            </w:tcBorders>
            <w:shd w:val="clear" w:color="auto" w:fill="C5E0B3" w:themeFill="accent6" w:themeFillTint="66"/>
          </w:tcPr>
          <w:p w14:paraId="225D2106" w14:textId="77777777" w:rsidR="00474353" w:rsidRPr="005679A5" w:rsidRDefault="00474353" w:rsidP="004329E8">
            <w:pPr>
              <w:jc w:val="center"/>
            </w:pPr>
            <w:r>
              <w:rPr>
                <w:rFonts w:hint="eastAsia"/>
              </w:rPr>
              <w:t>仕様</w:t>
            </w:r>
          </w:p>
        </w:tc>
      </w:tr>
      <w:tr w:rsidR="00474353" w:rsidRPr="009246CD" w14:paraId="5D214490" w14:textId="77777777" w:rsidTr="00714F4A">
        <w:tc>
          <w:tcPr>
            <w:tcW w:w="562" w:type="dxa"/>
            <w:shd w:val="clear" w:color="auto" w:fill="FFFFFF" w:themeFill="background1"/>
          </w:tcPr>
          <w:p w14:paraId="52DD7373" w14:textId="77777777" w:rsidR="00474353" w:rsidRDefault="00474353" w:rsidP="004329E8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552" w:type="dxa"/>
            <w:shd w:val="clear" w:color="auto" w:fill="FFFFFF" w:themeFill="background1"/>
          </w:tcPr>
          <w:p w14:paraId="14A2D1E8" w14:textId="7F63E74E" w:rsidR="00474353" w:rsidRPr="00615CC8" w:rsidRDefault="00474353" w:rsidP="004329E8">
            <w:pPr>
              <w:jc w:val="left"/>
            </w:pPr>
            <w:r w:rsidRPr="000E3157">
              <w:t>Reads</w:t>
            </w:r>
          </w:p>
        </w:tc>
        <w:tc>
          <w:tcPr>
            <w:tcW w:w="5946" w:type="dxa"/>
            <w:shd w:val="clear" w:color="auto" w:fill="FFFFFF" w:themeFill="background1"/>
          </w:tcPr>
          <w:p w14:paraId="455B5D90" w14:textId="19AB1BE9" w:rsidR="00474353" w:rsidRPr="009246CD" w:rsidRDefault="00474353" w:rsidP="004329E8">
            <w:pPr>
              <w:jc w:val="left"/>
            </w:pPr>
            <w:r w:rsidRPr="00CB5BC4">
              <w:t>Dissolved Oxygen</w:t>
            </w:r>
          </w:p>
        </w:tc>
      </w:tr>
      <w:tr w:rsidR="00474353" w:rsidRPr="009246CD" w14:paraId="3D7DEE9D" w14:textId="77777777" w:rsidTr="00714F4A">
        <w:tc>
          <w:tcPr>
            <w:tcW w:w="562" w:type="dxa"/>
            <w:shd w:val="clear" w:color="auto" w:fill="FFFFFF" w:themeFill="background1"/>
          </w:tcPr>
          <w:p w14:paraId="00931F31" w14:textId="178E655D" w:rsidR="00474353" w:rsidRDefault="00474353" w:rsidP="004329E8">
            <w:pPr>
              <w:jc w:val="center"/>
            </w:pPr>
            <w:r>
              <w:t>2</w:t>
            </w:r>
          </w:p>
        </w:tc>
        <w:tc>
          <w:tcPr>
            <w:tcW w:w="2552" w:type="dxa"/>
            <w:shd w:val="clear" w:color="auto" w:fill="FFFFFF" w:themeFill="background1"/>
          </w:tcPr>
          <w:p w14:paraId="27205998" w14:textId="36AD89DB" w:rsidR="00474353" w:rsidRPr="00615CC8" w:rsidRDefault="00474353" w:rsidP="004329E8">
            <w:pPr>
              <w:jc w:val="left"/>
            </w:pPr>
            <w:r w:rsidRPr="000E3157">
              <w:t>Range</w:t>
            </w:r>
          </w:p>
        </w:tc>
        <w:tc>
          <w:tcPr>
            <w:tcW w:w="5946" w:type="dxa"/>
            <w:shd w:val="clear" w:color="auto" w:fill="FFFFFF" w:themeFill="background1"/>
          </w:tcPr>
          <w:p w14:paraId="1F19D7F1" w14:textId="545A8492" w:rsidR="00474353" w:rsidRPr="009246CD" w:rsidRDefault="00474353" w:rsidP="004329E8">
            <w:pPr>
              <w:jc w:val="left"/>
            </w:pPr>
            <w:r w:rsidRPr="00CB5BC4">
              <w:t>0 − 100 mg/L</w:t>
            </w:r>
          </w:p>
        </w:tc>
      </w:tr>
      <w:tr w:rsidR="00474353" w:rsidRPr="009246CD" w14:paraId="41F77636" w14:textId="77777777" w:rsidTr="00714F4A">
        <w:tc>
          <w:tcPr>
            <w:tcW w:w="562" w:type="dxa"/>
            <w:shd w:val="clear" w:color="auto" w:fill="FFFFFF" w:themeFill="background1"/>
          </w:tcPr>
          <w:p w14:paraId="46490C97" w14:textId="4CD35B9A" w:rsidR="00474353" w:rsidRDefault="00474353" w:rsidP="004329E8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2552" w:type="dxa"/>
            <w:shd w:val="clear" w:color="auto" w:fill="FFFFFF" w:themeFill="background1"/>
          </w:tcPr>
          <w:p w14:paraId="7B74C801" w14:textId="3A8E6D67" w:rsidR="00474353" w:rsidRPr="00615CC8" w:rsidRDefault="00474353" w:rsidP="004329E8">
            <w:pPr>
              <w:jc w:val="left"/>
            </w:pPr>
            <w:r w:rsidRPr="000E3157">
              <w:t>Accuracy</w:t>
            </w:r>
          </w:p>
        </w:tc>
        <w:tc>
          <w:tcPr>
            <w:tcW w:w="5946" w:type="dxa"/>
            <w:shd w:val="clear" w:color="auto" w:fill="FFFFFF" w:themeFill="background1"/>
          </w:tcPr>
          <w:p w14:paraId="4A29D5AF" w14:textId="2F9CC775" w:rsidR="00474353" w:rsidRPr="009246CD" w:rsidRDefault="00474353" w:rsidP="004329E8">
            <w:pPr>
              <w:jc w:val="left"/>
            </w:pPr>
            <w:r w:rsidRPr="00CB5BC4">
              <w:t>+/– 0.05 mg/L</w:t>
            </w:r>
          </w:p>
        </w:tc>
      </w:tr>
      <w:tr w:rsidR="00474353" w:rsidRPr="009246CD" w14:paraId="58A1A654" w14:textId="77777777" w:rsidTr="00714F4A">
        <w:tc>
          <w:tcPr>
            <w:tcW w:w="562" w:type="dxa"/>
            <w:shd w:val="clear" w:color="auto" w:fill="FFFFFF" w:themeFill="background1"/>
          </w:tcPr>
          <w:p w14:paraId="5C853017" w14:textId="636E1356" w:rsidR="00474353" w:rsidRDefault="00474353" w:rsidP="004329E8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2552" w:type="dxa"/>
            <w:shd w:val="clear" w:color="auto" w:fill="FFFFFF" w:themeFill="background1"/>
          </w:tcPr>
          <w:p w14:paraId="7C92D8E3" w14:textId="0507CFE7" w:rsidR="00474353" w:rsidRPr="00615CC8" w:rsidRDefault="00474353" w:rsidP="004329E8">
            <w:pPr>
              <w:jc w:val="left"/>
            </w:pPr>
            <w:r w:rsidRPr="000E3157">
              <w:t>Connector</w:t>
            </w:r>
          </w:p>
        </w:tc>
        <w:tc>
          <w:tcPr>
            <w:tcW w:w="5946" w:type="dxa"/>
            <w:shd w:val="clear" w:color="auto" w:fill="FFFFFF" w:themeFill="background1"/>
          </w:tcPr>
          <w:p w14:paraId="28978A4E" w14:textId="2C9C94FE" w:rsidR="00474353" w:rsidRPr="009246CD" w:rsidRDefault="00474353" w:rsidP="004329E8">
            <w:pPr>
              <w:jc w:val="left"/>
            </w:pPr>
            <w:r w:rsidRPr="00CB5BC4">
              <w:t>Male BNC</w:t>
            </w:r>
          </w:p>
        </w:tc>
      </w:tr>
      <w:tr w:rsidR="00474353" w:rsidRPr="009246CD" w14:paraId="700E8018" w14:textId="77777777" w:rsidTr="00714F4A">
        <w:tc>
          <w:tcPr>
            <w:tcW w:w="562" w:type="dxa"/>
            <w:shd w:val="clear" w:color="auto" w:fill="FFFFFF" w:themeFill="background1"/>
          </w:tcPr>
          <w:p w14:paraId="57B65BA7" w14:textId="10E8B5C4" w:rsidR="00474353" w:rsidRDefault="00474353" w:rsidP="004329E8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2552" w:type="dxa"/>
            <w:shd w:val="clear" w:color="auto" w:fill="FFFFFF" w:themeFill="background1"/>
          </w:tcPr>
          <w:p w14:paraId="09E703F7" w14:textId="17BF8F56" w:rsidR="00474353" w:rsidRPr="00615CC8" w:rsidRDefault="00474353" w:rsidP="004329E8">
            <w:pPr>
              <w:jc w:val="left"/>
            </w:pPr>
            <w:r w:rsidRPr="000E3157">
              <w:t>Response time</w:t>
            </w:r>
          </w:p>
        </w:tc>
        <w:tc>
          <w:tcPr>
            <w:tcW w:w="5946" w:type="dxa"/>
            <w:shd w:val="clear" w:color="auto" w:fill="FFFFFF" w:themeFill="background1"/>
          </w:tcPr>
          <w:p w14:paraId="7E8FDC97" w14:textId="0E0CA4AD" w:rsidR="00474353" w:rsidRPr="009246CD" w:rsidRDefault="00474353" w:rsidP="004329E8">
            <w:pPr>
              <w:jc w:val="left"/>
            </w:pPr>
            <w:r w:rsidRPr="00CB5BC4">
              <w:t>~0.3 mg/L/per sec</w:t>
            </w:r>
          </w:p>
        </w:tc>
      </w:tr>
      <w:tr w:rsidR="00474353" w:rsidRPr="009246CD" w14:paraId="5F4F0A4C" w14:textId="77777777" w:rsidTr="00714F4A">
        <w:tc>
          <w:tcPr>
            <w:tcW w:w="562" w:type="dxa"/>
            <w:shd w:val="clear" w:color="auto" w:fill="FFFFFF" w:themeFill="background1"/>
          </w:tcPr>
          <w:p w14:paraId="0286E047" w14:textId="4A91ECC8" w:rsidR="00474353" w:rsidRDefault="00474353" w:rsidP="004329E8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2552" w:type="dxa"/>
            <w:shd w:val="clear" w:color="auto" w:fill="FFFFFF" w:themeFill="background1"/>
          </w:tcPr>
          <w:p w14:paraId="0B56C210" w14:textId="2AEA957C" w:rsidR="00474353" w:rsidRPr="00615CC8" w:rsidRDefault="00474353" w:rsidP="004329E8">
            <w:pPr>
              <w:jc w:val="left"/>
            </w:pPr>
            <w:r w:rsidRPr="000E3157">
              <w:t>Max pressure</w:t>
            </w:r>
          </w:p>
        </w:tc>
        <w:tc>
          <w:tcPr>
            <w:tcW w:w="5946" w:type="dxa"/>
            <w:shd w:val="clear" w:color="auto" w:fill="FFFFFF" w:themeFill="background1"/>
          </w:tcPr>
          <w:p w14:paraId="1A5F911F" w14:textId="16163081" w:rsidR="00474353" w:rsidRPr="009246CD" w:rsidRDefault="00474353" w:rsidP="004329E8">
            <w:pPr>
              <w:jc w:val="left"/>
            </w:pPr>
            <w:r w:rsidRPr="00CB5BC4">
              <w:t>3,447 kPa (500PSI)</w:t>
            </w:r>
          </w:p>
        </w:tc>
      </w:tr>
      <w:tr w:rsidR="00474353" w:rsidRPr="009246CD" w14:paraId="463AAE2B" w14:textId="77777777" w:rsidTr="00714F4A">
        <w:tc>
          <w:tcPr>
            <w:tcW w:w="562" w:type="dxa"/>
            <w:shd w:val="clear" w:color="auto" w:fill="FFFFFF" w:themeFill="background1"/>
          </w:tcPr>
          <w:p w14:paraId="560C94AA" w14:textId="5B35808F" w:rsidR="00474353" w:rsidRDefault="00474353" w:rsidP="004329E8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2552" w:type="dxa"/>
            <w:shd w:val="clear" w:color="auto" w:fill="FFFFFF" w:themeFill="background1"/>
          </w:tcPr>
          <w:p w14:paraId="3BB02CBA" w14:textId="04757537" w:rsidR="00474353" w:rsidRPr="00615CC8" w:rsidRDefault="00474353" w:rsidP="004329E8">
            <w:pPr>
              <w:jc w:val="left"/>
            </w:pPr>
            <w:r w:rsidRPr="000E3157">
              <w:t>Max depth</w:t>
            </w:r>
          </w:p>
        </w:tc>
        <w:tc>
          <w:tcPr>
            <w:tcW w:w="5946" w:type="dxa"/>
            <w:shd w:val="clear" w:color="auto" w:fill="FFFFFF" w:themeFill="background1"/>
          </w:tcPr>
          <w:p w14:paraId="70B0B5C8" w14:textId="6C4F8C6B" w:rsidR="00474353" w:rsidRPr="009246CD" w:rsidRDefault="00474353" w:rsidP="004329E8">
            <w:pPr>
              <w:jc w:val="left"/>
            </w:pPr>
            <w:r w:rsidRPr="00CB5BC4">
              <w:t>343 meters (1,125 ft)</w:t>
            </w:r>
          </w:p>
        </w:tc>
      </w:tr>
      <w:tr w:rsidR="00474353" w:rsidRPr="009246CD" w14:paraId="271628E7" w14:textId="77777777" w:rsidTr="00714F4A">
        <w:tc>
          <w:tcPr>
            <w:tcW w:w="562" w:type="dxa"/>
            <w:shd w:val="clear" w:color="auto" w:fill="FFFFFF" w:themeFill="background1"/>
          </w:tcPr>
          <w:p w14:paraId="59D6A1F2" w14:textId="2E91C7DD" w:rsidR="00474353" w:rsidRDefault="00474353" w:rsidP="004329E8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2552" w:type="dxa"/>
            <w:shd w:val="clear" w:color="auto" w:fill="FFFFFF" w:themeFill="background1"/>
          </w:tcPr>
          <w:p w14:paraId="1A0FA7A5" w14:textId="291E772E" w:rsidR="00474353" w:rsidRPr="00615CC8" w:rsidRDefault="00474353" w:rsidP="004329E8">
            <w:pPr>
              <w:jc w:val="left"/>
            </w:pPr>
            <w:r w:rsidRPr="000E3157">
              <w:t>Temperature range °C</w:t>
            </w:r>
          </w:p>
        </w:tc>
        <w:tc>
          <w:tcPr>
            <w:tcW w:w="5946" w:type="dxa"/>
            <w:shd w:val="clear" w:color="auto" w:fill="FFFFFF" w:themeFill="background1"/>
          </w:tcPr>
          <w:p w14:paraId="659F308B" w14:textId="42CAD09E" w:rsidR="00474353" w:rsidRPr="009246CD" w:rsidRDefault="00474353" w:rsidP="004329E8">
            <w:pPr>
              <w:jc w:val="left"/>
            </w:pPr>
            <w:r w:rsidRPr="00CB5BC4">
              <w:t>1 − 50 °C</w:t>
            </w:r>
          </w:p>
        </w:tc>
      </w:tr>
      <w:tr w:rsidR="00474353" w:rsidRPr="009246CD" w14:paraId="2ABF729F" w14:textId="77777777" w:rsidTr="00714F4A">
        <w:tc>
          <w:tcPr>
            <w:tcW w:w="562" w:type="dxa"/>
            <w:shd w:val="clear" w:color="auto" w:fill="FFFFFF" w:themeFill="background1"/>
          </w:tcPr>
          <w:p w14:paraId="1BEE4BF1" w14:textId="29AD41ED" w:rsidR="00474353" w:rsidRDefault="00474353" w:rsidP="004329E8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2552" w:type="dxa"/>
            <w:shd w:val="clear" w:color="auto" w:fill="FFFFFF" w:themeFill="background1"/>
          </w:tcPr>
          <w:p w14:paraId="1FE40C6F" w14:textId="10CEDC08" w:rsidR="00474353" w:rsidRPr="00615CC8" w:rsidRDefault="00474353" w:rsidP="004329E8">
            <w:pPr>
              <w:jc w:val="left"/>
            </w:pPr>
            <w:r w:rsidRPr="000E3157">
              <w:t>Cable length</w:t>
            </w:r>
          </w:p>
        </w:tc>
        <w:tc>
          <w:tcPr>
            <w:tcW w:w="5946" w:type="dxa"/>
            <w:shd w:val="clear" w:color="auto" w:fill="FFFFFF" w:themeFill="background1"/>
          </w:tcPr>
          <w:p w14:paraId="0ABDB46D" w14:textId="79B21F07" w:rsidR="00474353" w:rsidRPr="009246CD" w:rsidRDefault="00474353" w:rsidP="004329E8">
            <w:pPr>
              <w:jc w:val="left"/>
            </w:pPr>
            <w:r w:rsidRPr="00CB5BC4">
              <w:t>1 meter</w:t>
            </w:r>
          </w:p>
        </w:tc>
      </w:tr>
      <w:tr w:rsidR="00474353" w:rsidRPr="009246CD" w14:paraId="239B632B" w14:textId="77777777" w:rsidTr="00714F4A">
        <w:tc>
          <w:tcPr>
            <w:tcW w:w="562" w:type="dxa"/>
            <w:shd w:val="clear" w:color="auto" w:fill="FFFFFF" w:themeFill="background1"/>
          </w:tcPr>
          <w:p w14:paraId="69DD4183" w14:textId="49E642BF" w:rsidR="00474353" w:rsidRDefault="00474353" w:rsidP="004329E8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2552" w:type="dxa"/>
            <w:shd w:val="clear" w:color="auto" w:fill="FFFFFF" w:themeFill="background1"/>
          </w:tcPr>
          <w:p w14:paraId="68273ABE" w14:textId="6ADBDAD9" w:rsidR="00474353" w:rsidRPr="00615CC8" w:rsidRDefault="00474353" w:rsidP="004329E8">
            <w:pPr>
              <w:jc w:val="left"/>
            </w:pPr>
            <w:r w:rsidRPr="000E3157">
              <w:t>Internal temperature sensor</w:t>
            </w:r>
          </w:p>
        </w:tc>
        <w:tc>
          <w:tcPr>
            <w:tcW w:w="5946" w:type="dxa"/>
            <w:shd w:val="clear" w:color="auto" w:fill="FFFFFF" w:themeFill="background1"/>
          </w:tcPr>
          <w:p w14:paraId="44058A67" w14:textId="415D4362" w:rsidR="00474353" w:rsidRPr="009246CD" w:rsidRDefault="00474353" w:rsidP="004329E8">
            <w:pPr>
              <w:jc w:val="left"/>
            </w:pPr>
            <w:r w:rsidRPr="00CB5BC4">
              <w:t>No</w:t>
            </w:r>
          </w:p>
        </w:tc>
      </w:tr>
      <w:tr w:rsidR="00474353" w:rsidRPr="009246CD" w14:paraId="442C6420" w14:textId="77777777" w:rsidTr="00714F4A">
        <w:tc>
          <w:tcPr>
            <w:tcW w:w="562" w:type="dxa"/>
            <w:shd w:val="clear" w:color="auto" w:fill="FFFFFF" w:themeFill="background1"/>
          </w:tcPr>
          <w:p w14:paraId="27C391BB" w14:textId="66BF65CA" w:rsidR="00474353" w:rsidRDefault="00474353" w:rsidP="004329E8">
            <w:pPr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2552" w:type="dxa"/>
            <w:shd w:val="clear" w:color="auto" w:fill="FFFFFF" w:themeFill="background1"/>
          </w:tcPr>
          <w:p w14:paraId="14BA7F37" w14:textId="0F679CAA" w:rsidR="00474353" w:rsidRPr="00615CC8" w:rsidRDefault="00474353" w:rsidP="004329E8">
            <w:pPr>
              <w:jc w:val="left"/>
            </w:pPr>
            <w:r w:rsidRPr="000E3157">
              <w:t>Time before recalibration</w:t>
            </w:r>
          </w:p>
        </w:tc>
        <w:tc>
          <w:tcPr>
            <w:tcW w:w="5946" w:type="dxa"/>
            <w:shd w:val="clear" w:color="auto" w:fill="FFFFFF" w:themeFill="background1"/>
          </w:tcPr>
          <w:p w14:paraId="51AF1102" w14:textId="31EED98C" w:rsidR="00474353" w:rsidRPr="009246CD" w:rsidRDefault="00474353" w:rsidP="004329E8">
            <w:pPr>
              <w:jc w:val="left"/>
            </w:pPr>
            <w:r w:rsidRPr="00CB5BC4">
              <w:t>~1 Year</w:t>
            </w:r>
          </w:p>
        </w:tc>
      </w:tr>
      <w:tr w:rsidR="00474353" w:rsidRPr="009246CD" w14:paraId="7DF30E3F" w14:textId="77777777" w:rsidTr="00714F4A">
        <w:tc>
          <w:tcPr>
            <w:tcW w:w="562" w:type="dxa"/>
            <w:shd w:val="clear" w:color="auto" w:fill="FFFFFF" w:themeFill="background1"/>
          </w:tcPr>
          <w:p w14:paraId="29A38B71" w14:textId="35E8E41A" w:rsidR="00474353" w:rsidRDefault="00474353" w:rsidP="004329E8">
            <w:pPr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2552" w:type="dxa"/>
            <w:shd w:val="clear" w:color="auto" w:fill="FFFFFF" w:themeFill="background1"/>
          </w:tcPr>
          <w:p w14:paraId="02294439" w14:textId="14F1D38B" w:rsidR="00474353" w:rsidRPr="00615CC8" w:rsidRDefault="00474353" w:rsidP="004329E8">
            <w:pPr>
              <w:jc w:val="left"/>
            </w:pPr>
            <w:r w:rsidRPr="000E3157">
              <w:t>Life expectancy</w:t>
            </w:r>
          </w:p>
        </w:tc>
        <w:tc>
          <w:tcPr>
            <w:tcW w:w="5946" w:type="dxa"/>
            <w:shd w:val="clear" w:color="auto" w:fill="FFFFFF" w:themeFill="background1"/>
          </w:tcPr>
          <w:p w14:paraId="042AEDD7" w14:textId="331CAC9F" w:rsidR="00474353" w:rsidRPr="009246CD" w:rsidRDefault="00474353" w:rsidP="004329E8">
            <w:pPr>
              <w:jc w:val="left"/>
            </w:pPr>
            <w:r w:rsidRPr="00CB5BC4">
              <w:t>5 Years +</w:t>
            </w:r>
          </w:p>
        </w:tc>
      </w:tr>
      <w:tr w:rsidR="00474353" w:rsidRPr="009246CD" w14:paraId="0E768734" w14:textId="77777777" w:rsidTr="00714F4A">
        <w:tc>
          <w:tcPr>
            <w:tcW w:w="562" w:type="dxa"/>
            <w:shd w:val="clear" w:color="auto" w:fill="FFFFFF" w:themeFill="background1"/>
          </w:tcPr>
          <w:p w14:paraId="3E0F761C" w14:textId="4D5CE1B1" w:rsidR="00474353" w:rsidRDefault="00474353" w:rsidP="004329E8">
            <w:pPr>
              <w:jc w:val="center"/>
            </w:pPr>
            <w:r>
              <w:rPr>
                <w:rFonts w:hint="eastAsia"/>
              </w:rPr>
              <w:t>1</w:t>
            </w:r>
            <w:r>
              <w:t>3</w:t>
            </w:r>
          </w:p>
        </w:tc>
        <w:tc>
          <w:tcPr>
            <w:tcW w:w="2552" w:type="dxa"/>
            <w:shd w:val="clear" w:color="auto" w:fill="FFFFFF" w:themeFill="background1"/>
          </w:tcPr>
          <w:p w14:paraId="7232ED74" w14:textId="1C4D2E4D" w:rsidR="00474353" w:rsidRPr="00615CC8" w:rsidRDefault="00474353" w:rsidP="004329E8">
            <w:pPr>
              <w:jc w:val="left"/>
            </w:pPr>
            <w:r w:rsidRPr="000E3157">
              <w:t>Maintenance</w:t>
            </w:r>
          </w:p>
        </w:tc>
        <w:tc>
          <w:tcPr>
            <w:tcW w:w="5946" w:type="dxa"/>
            <w:shd w:val="clear" w:color="auto" w:fill="FFFFFF" w:themeFill="background1"/>
          </w:tcPr>
          <w:p w14:paraId="26CC80D1" w14:textId="6E1724A7" w:rsidR="00474353" w:rsidRPr="009246CD" w:rsidRDefault="00474353" w:rsidP="004329E8">
            <w:pPr>
              <w:jc w:val="left"/>
            </w:pPr>
            <w:r w:rsidRPr="00CB5BC4">
              <w:t xml:space="preserve">~18 </w:t>
            </w:r>
            <w:proofErr w:type="spellStart"/>
            <w:r w:rsidRPr="00CB5BC4">
              <w:t>Monthsfully</w:t>
            </w:r>
            <w:proofErr w:type="spellEnd"/>
            <w:r w:rsidRPr="00CB5BC4">
              <w:t xml:space="preserve"> submerged</w:t>
            </w:r>
          </w:p>
        </w:tc>
      </w:tr>
    </w:tbl>
    <w:p w14:paraId="3F7F3C93" w14:textId="17B97EFB" w:rsidR="00474353" w:rsidRDefault="00474353" w:rsidP="004329E8">
      <w:pPr>
        <w:jc w:val="right"/>
      </w:pPr>
      <w:r>
        <w:rPr>
          <w:rFonts w:hint="eastAsia"/>
        </w:rPr>
        <w:t>（参考：</w:t>
      </w:r>
      <w:r w:rsidRPr="00474353">
        <w:t>https://www.atlas-scientific.com/product_pages/probes/do_probe.html</w:t>
      </w:r>
      <w:r>
        <w:rPr>
          <w:rFonts w:hint="eastAsia"/>
        </w:rPr>
        <w:t>）</w:t>
      </w:r>
    </w:p>
    <w:p w14:paraId="74DBE146" w14:textId="7A542350" w:rsidR="000C33CB" w:rsidRDefault="000C33CB" w:rsidP="004329E8"/>
    <w:p w14:paraId="0AB12746" w14:textId="77777777" w:rsidR="00647D0D" w:rsidRDefault="00647D0D">
      <w:pPr>
        <w:snapToGrid/>
      </w:pPr>
      <w:r>
        <w:br w:type="page"/>
      </w:r>
    </w:p>
    <w:p w14:paraId="125254DE" w14:textId="29ED2BAC" w:rsidR="00615CC8" w:rsidRDefault="00C010F0" w:rsidP="00647D0D">
      <w:pPr>
        <w:ind w:leftChars="100" w:left="840" w:hangingChars="300" w:hanging="630"/>
      </w:pPr>
      <w:r>
        <w:lastRenderedPageBreak/>
        <w:t>5</w:t>
      </w:r>
      <w:r w:rsidR="00410B7E">
        <w:rPr>
          <w:rFonts w:hint="eastAsia"/>
        </w:rPr>
        <w:t>.</w:t>
      </w:r>
      <w:r w:rsidR="00647D0D">
        <w:t>8</w:t>
      </w:r>
      <w:r w:rsidR="00647D0D">
        <w:tab/>
      </w:r>
      <w:r w:rsidR="00410B7E">
        <w:rPr>
          <w:rFonts w:hint="eastAsia"/>
        </w:rPr>
        <w:t>その他</w:t>
      </w:r>
      <w:r w:rsidR="00615CC8">
        <w:rPr>
          <w:rFonts w:hint="eastAsia"/>
        </w:rPr>
        <w:t>（</w:t>
      </w:r>
      <w:r w:rsidR="00576B75">
        <w:rPr>
          <w:rFonts w:hint="eastAsia"/>
        </w:rPr>
        <w:t>コネクタ・</w:t>
      </w:r>
      <w:r w:rsidR="00615CC8">
        <w:rPr>
          <w:rFonts w:hint="eastAsia"/>
        </w:rPr>
        <w:t>ケース等）</w:t>
      </w:r>
    </w:p>
    <w:p w14:paraId="67BAC0C4" w14:textId="28C87D99" w:rsidR="00410B7E" w:rsidRDefault="00410B7E" w:rsidP="004329E8">
      <w:pPr>
        <w:jc w:val="center"/>
      </w:pPr>
      <w:r>
        <w:rPr>
          <w:rFonts w:hint="eastAsia"/>
        </w:rPr>
        <w:t>表</w:t>
      </w:r>
      <w:r w:rsidR="00C010F0">
        <w:t>5</w:t>
      </w:r>
      <w:r>
        <w:rPr>
          <w:rFonts w:hint="eastAsia"/>
        </w:rPr>
        <w:t>.</w:t>
      </w:r>
      <w:r w:rsidR="00C010F0">
        <w:t>7</w:t>
      </w:r>
      <w:r>
        <w:rPr>
          <w:rFonts w:hint="eastAsia"/>
        </w:rPr>
        <w:t xml:space="preserve">　</w:t>
      </w:r>
      <w:r w:rsidR="00615CC8">
        <w:rPr>
          <w:rFonts w:hint="eastAsia"/>
        </w:rPr>
        <w:t>ケースなど</w:t>
      </w:r>
    </w:p>
    <w:tbl>
      <w:tblPr>
        <w:tblStyle w:val="a3"/>
        <w:tblW w:w="0" w:type="auto"/>
        <w:shd w:val="clear" w:color="auto" w:fill="BFBFBF" w:themeFill="background1" w:themeFillShade="BF"/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562"/>
        <w:gridCol w:w="2552"/>
        <w:gridCol w:w="5946"/>
      </w:tblGrid>
      <w:tr w:rsidR="00410B7E" w:rsidRPr="005679A5" w14:paraId="579459A9" w14:textId="77777777" w:rsidTr="00714F4A">
        <w:trPr>
          <w:tblHeader/>
        </w:trPr>
        <w:tc>
          <w:tcPr>
            <w:tcW w:w="562" w:type="dxa"/>
            <w:tcBorders>
              <w:bottom w:val="single" w:sz="4" w:space="0" w:color="auto"/>
            </w:tcBorders>
            <w:shd w:val="clear" w:color="auto" w:fill="C5E0B3" w:themeFill="accent6" w:themeFillTint="66"/>
          </w:tcPr>
          <w:p w14:paraId="0281FFA4" w14:textId="77777777" w:rsidR="00410B7E" w:rsidRPr="005679A5" w:rsidRDefault="00410B7E" w:rsidP="004329E8">
            <w:pPr>
              <w:jc w:val="center"/>
            </w:pPr>
            <w:r w:rsidRPr="005679A5">
              <w:rPr>
                <w:rFonts w:hint="eastAsia"/>
              </w:rPr>
              <w:t>N</w:t>
            </w:r>
            <w:r w:rsidRPr="005679A5">
              <w:t>o.</w:t>
            </w:r>
          </w:p>
        </w:tc>
        <w:tc>
          <w:tcPr>
            <w:tcW w:w="2552" w:type="dxa"/>
            <w:tcBorders>
              <w:bottom w:val="single" w:sz="4" w:space="0" w:color="auto"/>
            </w:tcBorders>
            <w:shd w:val="clear" w:color="auto" w:fill="C5E0B3" w:themeFill="accent6" w:themeFillTint="66"/>
          </w:tcPr>
          <w:p w14:paraId="5038E149" w14:textId="77777777" w:rsidR="00410B7E" w:rsidRPr="005679A5" w:rsidRDefault="00410B7E" w:rsidP="004329E8">
            <w:pPr>
              <w:jc w:val="center"/>
            </w:pPr>
            <w:r w:rsidRPr="005679A5">
              <w:rPr>
                <w:rFonts w:hint="eastAsia"/>
              </w:rPr>
              <w:t>項目</w:t>
            </w:r>
          </w:p>
        </w:tc>
        <w:tc>
          <w:tcPr>
            <w:tcW w:w="5946" w:type="dxa"/>
            <w:tcBorders>
              <w:bottom w:val="single" w:sz="4" w:space="0" w:color="auto"/>
            </w:tcBorders>
            <w:shd w:val="clear" w:color="auto" w:fill="C5E0B3" w:themeFill="accent6" w:themeFillTint="66"/>
          </w:tcPr>
          <w:p w14:paraId="31279BE4" w14:textId="77777777" w:rsidR="00410B7E" w:rsidRPr="005679A5" w:rsidRDefault="00410B7E" w:rsidP="004329E8">
            <w:pPr>
              <w:jc w:val="center"/>
            </w:pPr>
            <w:r>
              <w:rPr>
                <w:rFonts w:hint="eastAsia"/>
              </w:rPr>
              <w:t>仕様</w:t>
            </w:r>
          </w:p>
        </w:tc>
      </w:tr>
      <w:tr w:rsidR="007366C9" w:rsidRPr="005679A5" w14:paraId="63647F3E" w14:textId="77777777" w:rsidTr="00714F4A">
        <w:tc>
          <w:tcPr>
            <w:tcW w:w="562" w:type="dxa"/>
            <w:shd w:val="clear" w:color="auto" w:fill="FFFFFF" w:themeFill="background1"/>
          </w:tcPr>
          <w:p w14:paraId="451A09BE" w14:textId="6E91A89B" w:rsidR="007366C9" w:rsidRDefault="007366C9" w:rsidP="004329E8">
            <w:pPr>
              <w:jc w:val="center"/>
            </w:pPr>
            <w:r>
              <w:t>1</w:t>
            </w:r>
          </w:p>
        </w:tc>
        <w:tc>
          <w:tcPr>
            <w:tcW w:w="2552" w:type="dxa"/>
            <w:shd w:val="clear" w:color="auto" w:fill="FFFFFF" w:themeFill="background1"/>
          </w:tcPr>
          <w:p w14:paraId="12F48835" w14:textId="16C2B418" w:rsidR="007366C9" w:rsidRPr="00844454" w:rsidRDefault="003328B3" w:rsidP="004329E8">
            <w:pPr>
              <w:jc w:val="left"/>
              <w:rPr>
                <w:lang w:val="fr-FR"/>
              </w:rPr>
            </w:pPr>
            <w:r>
              <w:rPr>
                <w:rFonts w:hint="eastAsia"/>
                <w:lang w:val="fr-FR"/>
              </w:rPr>
              <w:t>Splitter</w:t>
            </w:r>
          </w:p>
        </w:tc>
        <w:tc>
          <w:tcPr>
            <w:tcW w:w="5946" w:type="dxa"/>
            <w:shd w:val="clear" w:color="auto" w:fill="FFFFFF" w:themeFill="background1"/>
          </w:tcPr>
          <w:p w14:paraId="470808F2" w14:textId="46E351FC" w:rsidR="007366C9" w:rsidRDefault="003328B3" w:rsidP="004329E8">
            <w:pPr>
              <w:jc w:val="left"/>
            </w:pPr>
            <w:r w:rsidRPr="003328B3">
              <w:t>DSLRKIT Gigabit USB Type C Active PoE Splitter 48V to 5V IEEE802.3af Power Over Ethernet for Raspberry Pi 4 4B</w:t>
            </w:r>
          </w:p>
          <w:p w14:paraId="19CD0478" w14:textId="693133DA" w:rsidR="009A7C1A" w:rsidRDefault="009A7C1A" w:rsidP="004329E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F9F1E3F" wp14:editId="3D81EAA8">
                  <wp:extent cx="973625" cy="765018"/>
                  <wp:effectExtent l="0" t="0" r="0" b="0"/>
                  <wp:docPr id="1050" name="図 10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6" name="図 104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472" b="9954"/>
                          <a:stretch/>
                        </pic:blipFill>
                        <pic:spPr>
                          <a:xfrm>
                            <a:off x="0" y="0"/>
                            <a:ext cx="973625" cy="7650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1A05FC" w14:textId="24DB17C7" w:rsidR="003328B3" w:rsidRPr="003328B3" w:rsidRDefault="003328B3" w:rsidP="004329E8">
            <w:pPr>
              <w:jc w:val="left"/>
              <w:rPr>
                <w:sz w:val="18"/>
                <w:szCs w:val="18"/>
              </w:rPr>
            </w:pPr>
            <w:r w:rsidRPr="003328B3">
              <w:rPr>
                <w:rFonts w:hint="eastAsia"/>
                <w:sz w:val="18"/>
                <w:szCs w:val="18"/>
              </w:rPr>
              <w:t>（参考：</w:t>
            </w:r>
            <w:r w:rsidRPr="003328B3">
              <w:rPr>
                <w:sz w:val="18"/>
                <w:szCs w:val="18"/>
              </w:rPr>
              <w:t>https://www.amazon.co.jp/DSLRKIT-Splitter-IEEE802-3af-Ethernet-Raspberry/dp/B07TJ3ZNJ4/ref=sr_1_1?__mk_ja_JP=%E3%82%AB%E3%82%BF%E3%82%AB%E3%83%8A&amp;keywords=poe+splitter+type+c&amp;qid=1579010367&amp;s=computers&amp;sr=1-1</w:t>
            </w:r>
            <w:r w:rsidRPr="003328B3">
              <w:rPr>
                <w:rFonts w:hint="eastAsia"/>
                <w:sz w:val="18"/>
                <w:szCs w:val="18"/>
              </w:rPr>
              <w:t>）</w:t>
            </w:r>
          </w:p>
        </w:tc>
      </w:tr>
      <w:tr w:rsidR="00576B75" w:rsidRPr="005679A5" w14:paraId="7A1DFBD8" w14:textId="77777777" w:rsidTr="00714F4A">
        <w:tc>
          <w:tcPr>
            <w:tcW w:w="562" w:type="dxa"/>
            <w:shd w:val="clear" w:color="auto" w:fill="FFFFFF" w:themeFill="background1"/>
          </w:tcPr>
          <w:p w14:paraId="3974605F" w14:textId="0484C461" w:rsidR="00576B75" w:rsidRDefault="007366C9" w:rsidP="004329E8">
            <w:pPr>
              <w:jc w:val="center"/>
            </w:pPr>
            <w:r>
              <w:t>2</w:t>
            </w:r>
          </w:p>
        </w:tc>
        <w:tc>
          <w:tcPr>
            <w:tcW w:w="2552" w:type="dxa"/>
            <w:shd w:val="clear" w:color="auto" w:fill="FFFFFF" w:themeFill="background1"/>
          </w:tcPr>
          <w:p w14:paraId="40A1F0A8" w14:textId="7D4A6ACE" w:rsidR="00576B75" w:rsidRPr="00615CC8" w:rsidRDefault="00844454" w:rsidP="004329E8">
            <w:pPr>
              <w:jc w:val="left"/>
            </w:pPr>
            <w:r w:rsidRPr="00844454">
              <w:rPr>
                <w:lang w:val="fr-FR"/>
              </w:rPr>
              <w:t xml:space="preserve">Tentacle </w:t>
            </w:r>
            <w:r w:rsidRPr="00844454">
              <w:t>T3</w:t>
            </w:r>
          </w:p>
        </w:tc>
        <w:tc>
          <w:tcPr>
            <w:tcW w:w="5946" w:type="dxa"/>
            <w:shd w:val="clear" w:color="auto" w:fill="FFFFFF" w:themeFill="background1"/>
          </w:tcPr>
          <w:p w14:paraId="0F127756" w14:textId="4D18EF78" w:rsidR="00EF2AA3" w:rsidRDefault="00EF2AA3" w:rsidP="004329E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4FFD38B" wp14:editId="7942F236">
                  <wp:extent cx="1226916" cy="1226336"/>
                  <wp:effectExtent l="0" t="0" r="0" b="0"/>
                  <wp:docPr id="1051" name="図 10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786" t="2544" r="7913" b="9267"/>
                          <a:stretch/>
                        </pic:blipFill>
                        <pic:spPr bwMode="auto">
                          <a:xfrm>
                            <a:off x="0" y="0"/>
                            <a:ext cx="1238655" cy="12380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EEE03C5" w14:textId="77777777" w:rsidR="00EF2AA3" w:rsidRDefault="00EF2AA3" w:rsidP="004329E8">
            <w:pPr>
              <w:jc w:val="left"/>
            </w:pPr>
            <w:r>
              <w:t>Stackable design lets you control up to 10 sensors at once</w:t>
            </w:r>
          </w:p>
          <w:p w14:paraId="7C13610C" w14:textId="77777777" w:rsidR="00EF2AA3" w:rsidRDefault="00EF2AA3" w:rsidP="004329E8">
            <w:pPr>
              <w:jc w:val="left"/>
            </w:pPr>
            <w:r>
              <w:t>Attach up to 5 EZO devices - Works with both the EZO-PMP and the EZO-CO2.</w:t>
            </w:r>
          </w:p>
          <w:p w14:paraId="1F9A3633" w14:textId="5D85AEC3" w:rsidR="00576B75" w:rsidRPr="009246CD" w:rsidRDefault="00EF2AA3" w:rsidP="004329E8">
            <w:pPr>
              <w:jc w:val="left"/>
            </w:pPr>
            <w:r>
              <w:t>I2C mode ONLY - Tentacle T3 does not come with any EZO class devices</w:t>
            </w:r>
            <w:r w:rsidR="00AD716E">
              <w:rPr>
                <w:rFonts w:hint="eastAsia"/>
              </w:rPr>
              <w:t xml:space="preserve">　</w:t>
            </w:r>
          </w:p>
        </w:tc>
      </w:tr>
      <w:tr w:rsidR="00576B75" w:rsidRPr="005679A5" w14:paraId="3E690B3E" w14:textId="77777777" w:rsidTr="00714F4A">
        <w:tc>
          <w:tcPr>
            <w:tcW w:w="562" w:type="dxa"/>
            <w:shd w:val="clear" w:color="auto" w:fill="FFFFFF" w:themeFill="background1"/>
          </w:tcPr>
          <w:p w14:paraId="6B538BF2" w14:textId="4BEF8DC4" w:rsidR="00576B75" w:rsidRDefault="007366C9" w:rsidP="004329E8">
            <w:pPr>
              <w:jc w:val="center"/>
            </w:pPr>
            <w:r>
              <w:t>3</w:t>
            </w:r>
          </w:p>
        </w:tc>
        <w:tc>
          <w:tcPr>
            <w:tcW w:w="2552" w:type="dxa"/>
            <w:shd w:val="clear" w:color="auto" w:fill="FFFFFF" w:themeFill="background1"/>
          </w:tcPr>
          <w:p w14:paraId="7F2CB421" w14:textId="69BE4080" w:rsidR="00576B75" w:rsidRPr="00615CC8" w:rsidRDefault="00844454" w:rsidP="004329E8">
            <w:pPr>
              <w:jc w:val="left"/>
            </w:pPr>
            <w:r w:rsidRPr="00844454">
              <w:t>USB to RS485</w:t>
            </w:r>
            <w:r>
              <w:t xml:space="preserve"> </w:t>
            </w:r>
            <w:r w:rsidRPr="00844454">
              <w:t>Converter</w:t>
            </w:r>
          </w:p>
        </w:tc>
        <w:tc>
          <w:tcPr>
            <w:tcW w:w="5946" w:type="dxa"/>
            <w:shd w:val="clear" w:color="auto" w:fill="FFFFFF" w:themeFill="background1"/>
          </w:tcPr>
          <w:p w14:paraId="2B5E77AD" w14:textId="61738347" w:rsidR="00AD716E" w:rsidRDefault="00AD716E" w:rsidP="004329E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9A77974" wp14:editId="32BC342C">
                  <wp:extent cx="1012784" cy="1000455"/>
                  <wp:effectExtent l="0" t="0" r="0" b="0"/>
                  <wp:docPr id="1052" name="図 10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9478" cy="10268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F015E1" w14:textId="6C8E54F7" w:rsidR="009A7C1A" w:rsidRDefault="009A7C1A" w:rsidP="004329E8">
            <w:pPr>
              <w:jc w:val="left"/>
            </w:pPr>
            <w:r>
              <w:t>USB 2.0からRS485へ</w:t>
            </w:r>
            <w:r>
              <w:rPr>
                <w:rFonts w:hint="eastAsia"/>
              </w:rPr>
              <w:t>の</w:t>
            </w:r>
            <w:r>
              <w:t>変換アダプタ</w:t>
            </w:r>
          </w:p>
          <w:p w14:paraId="71074182" w14:textId="1F1696A6" w:rsidR="00576B75" w:rsidRPr="009246CD" w:rsidRDefault="009A7C1A" w:rsidP="004329E8">
            <w:pPr>
              <w:jc w:val="left"/>
            </w:pPr>
            <w:r>
              <w:rPr>
                <w:rFonts w:hint="eastAsia"/>
              </w:rPr>
              <w:t>メインチップ：</w:t>
            </w:r>
            <w:r>
              <w:t>CP2102（SILICON LABS）およびMAX13487を採用。</w:t>
            </w:r>
          </w:p>
        </w:tc>
      </w:tr>
      <w:tr w:rsidR="00410B7E" w:rsidRPr="005679A5" w14:paraId="333C97B2" w14:textId="77777777" w:rsidTr="00714F4A">
        <w:tc>
          <w:tcPr>
            <w:tcW w:w="562" w:type="dxa"/>
            <w:shd w:val="clear" w:color="auto" w:fill="FFFFFF" w:themeFill="background1"/>
          </w:tcPr>
          <w:p w14:paraId="71408E72" w14:textId="692137A7" w:rsidR="00410B7E" w:rsidRDefault="007366C9" w:rsidP="004329E8">
            <w:pPr>
              <w:jc w:val="center"/>
            </w:pPr>
            <w:r>
              <w:t>4</w:t>
            </w:r>
          </w:p>
        </w:tc>
        <w:tc>
          <w:tcPr>
            <w:tcW w:w="2552" w:type="dxa"/>
            <w:shd w:val="clear" w:color="auto" w:fill="FFFFFF" w:themeFill="background1"/>
          </w:tcPr>
          <w:p w14:paraId="54A59463" w14:textId="7A98E5D5" w:rsidR="00410B7E" w:rsidRPr="005679A5" w:rsidRDefault="00615CC8" w:rsidP="004329E8">
            <w:pPr>
              <w:jc w:val="left"/>
            </w:pPr>
            <w:r w:rsidRPr="00615CC8">
              <w:t>BCAP型防水・防塵開閉式ABSプラボックス</w:t>
            </w:r>
          </w:p>
        </w:tc>
        <w:tc>
          <w:tcPr>
            <w:tcW w:w="5946" w:type="dxa"/>
            <w:shd w:val="clear" w:color="auto" w:fill="FFFFFF" w:themeFill="background1"/>
          </w:tcPr>
          <w:p w14:paraId="4B3F5AF7" w14:textId="64291801" w:rsidR="00410B7E" w:rsidRDefault="00410B7E" w:rsidP="004329E8">
            <w:pPr>
              <w:jc w:val="left"/>
            </w:pPr>
            <w:r w:rsidRPr="009246CD">
              <w:t>BCAP型防水・防塵開閉式ABSプラボックス</w:t>
            </w:r>
            <w:r>
              <w:rPr>
                <w:rFonts w:hint="eastAsia"/>
              </w:rPr>
              <w:t>（タカチ電気工業：</w:t>
            </w:r>
            <w:r w:rsidRPr="001902B8">
              <w:t>BCAP203013</w:t>
            </w:r>
            <w:r w:rsidR="008204C5">
              <w:rPr>
                <w:rFonts w:hint="eastAsia"/>
              </w:rPr>
              <w:t>G</w:t>
            </w:r>
            <w:r>
              <w:rPr>
                <w:rFonts w:hint="eastAsia"/>
              </w:rPr>
              <w:t>）</w:t>
            </w:r>
          </w:p>
          <w:p w14:paraId="6F3A863C" w14:textId="044B0478" w:rsidR="00410B7E" w:rsidRPr="008204C5" w:rsidRDefault="00410B7E" w:rsidP="004329E8">
            <w:pPr>
              <w:jc w:val="left"/>
              <w:rPr>
                <w:szCs w:val="21"/>
              </w:rPr>
            </w:pPr>
            <w:r w:rsidRPr="008204C5">
              <w:rPr>
                <w:rFonts w:hint="eastAsia"/>
                <w:szCs w:val="21"/>
              </w:rPr>
              <w:t>（参考：</w:t>
            </w:r>
            <w:r w:rsidR="008204C5" w:rsidRPr="008204C5">
              <w:rPr>
                <w:szCs w:val="21"/>
              </w:rPr>
              <w:t>https://www.takachi-el.co.jp/products/BCAP</w:t>
            </w:r>
            <w:r w:rsidRPr="008204C5">
              <w:rPr>
                <w:rFonts w:hint="eastAsia"/>
                <w:szCs w:val="21"/>
              </w:rPr>
              <w:t>）</w:t>
            </w:r>
          </w:p>
        </w:tc>
      </w:tr>
      <w:tr w:rsidR="00410B7E" w:rsidRPr="005679A5" w14:paraId="0590C823" w14:textId="77777777" w:rsidTr="00714F4A">
        <w:tc>
          <w:tcPr>
            <w:tcW w:w="562" w:type="dxa"/>
            <w:shd w:val="clear" w:color="auto" w:fill="FFFFFF" w:themeFill="background1"/>
          </w:tcPr>
          <w:p w14:paraId="2478FAEB" w14:textId="3241CB59" w:rsidR="00410B7E" w:rsidRDefault="007366C9" w:rsidP="004329E8">
            <w:pPr>
              <w:jc w:val="center"/>
            </w:pPr>
            <w:r>
              <w:t>5</w:t>
            </w:r>
          </w:p>
        </w:tc>
        <w:tc>
          <w:tcPr>
            <w:tcW w:w="2552" w:type="dxa"/>
            <w:shd w:val="clear" w:color="auto" w:fill="FFFFFF" w:themeFill="background1"/>
          </w:tcPr>
          <w:p w14:paraId="503EE1F0" w14:textId="44B02B7B" w:rsidR="00410B7E" w:rsidRDefault="008204C5" w:rsidP="004329E8">
            <w:pPr>
              <w:jc w:val="left"/>
            </w:pPr>
            <w:r>
              <w:rPr>
                <w:rFonts w:hint="eastAsia"/>
              </w:rPr>
              <w:t>電源コネクタ</w:t>
            </w:r>
          </w:p>
        </w:tc>
        <w:tc>
          <w:tcPr>
            <w:tcW w:w="5946" w:type="dxa"/>
            <w:shd w:val="clear" w:color="auto" w:fill="FFFFFF" w:themeFill="background1"/>
          </w:tcPr>
          <w:p w14:paraId="0B7113B3" w14:textId="77777777" w:rsidR="008204C5" w:rsidRDefault="008204C5" w:rsidP="004329E8">
            <w:pPr>
              <w:jc w:val="left"/>
            </w:pPr>
            <w:r w:rsidRPr="008204C5">
              <w:rPr>
                <w:rFonts w:hint="eastAsia"/>
              </w:rPr>
              <w:t>エコー電子</w:t>
            </w:r>
            <w:r w:rsidRPr="008204C5">
              <w:t xml:space="preserve"> IECコネクタ オス 2.5A AC-M01SB02</w:t>
            </w:r>
          </w:p>
          <w:p w14:paraId="176E827E" w14:textId="1B2C1B3C" w:rsidR="008204C5" w:rsidRPr="008204C5" w:rsidRDefault="008204C5" w:rsidP="004329E8">
            <w:pPr>
              <w:jc w:val="left"/>
              <w:rPr>
                <w:sz w:val="16"/>
                <w:szCs w:val="16"/>
              </w:rPr>
            </w:pPr>
            <w:r w:rsidRPr="008204C5">
              <w:rPr>
                <w:rFonts w:hint="eastAsia"/>
                <w:sz w:val="16"/>
                <w:szCs w:val="16"/>
              </w:rPr>
              <w:t>（参考：</w:t>
            </w:r>
            <w:r w:rsidRPr="008204C5">
              <w:rPr>
                <w:sz w:val="16"/>
                <w:szCs w:val="16"/>
              </w:rPr>
              <w:t>https://jp.rs-online.com/web/p/iec-connectors/6645220?ef_id=EAIaIQobChMI56Wyg7-C5wIVSWoqCh1fhAj7EAQYAyABEgJ8t_D_BwE:G:s&amp;s_kwcid=AL!8737!3!223983067110!!!g!743362406791!&amp;cm_mmc=JP-PLA-DS3A-_-google-_-PLA_JP_JP_Catch_All-_-Fusion-_-PRODUCT_GROUP&amp;matchtype=&amp;pla-743362406791&amp;gclid=EAIaIQobChMI56Wyg7-C5wIVSWoqCh1fhAj7EAQYAyABEgJ8t_D_B</w:t>
            </w:r>
            <w:r w:rsidRPr="008204C5">
              <w:rPr>
                <w:sz w:val="16"/>
                <w:szCs w:val="16"/>
              </w:rPr>
              <w:lastRenderedPageBreak/>
              <w:t>wE&amp;gclsrc=aw.ds</w:t>
            </w:r>
            <w:r w:rsidRPr="008204C5">
              <w:rPr>
                <w:rFonts w:hint="eastAsia"/>
                <w:sz w:val="16"/>
                <w:szCs w:val="16"/>
              </w:rPr>
              <w:t>）</w:t>
            </w:r>
          </w:p>
        </w:tc>
      </w:tr>
      <w:tr w:rsidR="008204C5" w:rsidRPr="005679A5" w14:paraId="29BFD61C" w14:textId="77777777" w:rsidTr="00714F4A">
        <w:tc>
          <w:tcPr>
            <w:tcW w:w="562" w:type="dxa"/>
            <w:shd w:val="clear" w:color="auto" w:fill="FFFFFF" w:themeFill="background1"/>
          </w:tcPr>
          <w:p w14:paraId="766592EF" w14:textId="4FDD2F18" w:rsidR="008204C5" w:rsidRDefault="007366C9" w:rsidP="004329E8">
            <w:pPr>
              <w:jc w:val="center"/>
            </w:pPr>
            <w:r>
              <w:lastRenderedPageBreak/>
              <w:t>6</w:t>
            </w:r>
          </w:p>
        </w:tc>
        <w:tc>
          <w:tcPr>
            <w:tcW w:w="2552" w:type="dxa"/>
            <w:shd w:val="clear" w:color="auto" w:fill="FFFFFF" w:themeFill="background1"/>
          </w:tcPr>
          <w:p w14:paraId="31C2CC0B" w14:textId="70C12458" w:rsidR="008204C5" w:rsidRDefault="008204C5" w:rsidP="004329E8">
            <w:pPr>
              <w:jc w:val="left"/>
            </w:pPr>
            <w:r>
              <w:rPr>
                <w:rFonts w:hint="eastAsia"/>
              </w:rPr>
              <w:t>防水コネクタ</w:t>
            </w:r>
          </w:p>
        </w:tc>
        <w:tc>
          <w:tcPr>
            <w:tcW w:w="5946" w:type="dxa"/>
            <w:shd w:val="clear" w:color="auto" w:fill="FFFFFF" w:themeFill="background1"/>
          </w:tcPr>
          <w:p w14:paraId="52F2D217" w14:textId="50CF6695" w:rsidR="008204C5" w:rsidRDefault="008204C5" w:rsidP="004329E8">
            <w:pPr>
              <w:jc w:val="left"/>
            </w:pPr>
            <w:r>
              <w:rPr>
                <w:rFonts w:hint="eastAsia"/>
              </w:rPr>
              <w:t>タカチ電気工業：</w:t>
            </w:r>
            <w:r w:rsidRPr="008204C5">
              <w:rPr>
                <w:rFonts w:hint="eastAsia"/>
              </w:rPr>
              <w:t>低価格型</w:t>
            </w:r>
            <w:r w:rsidRPr="008204C5">
              <w:t xml:space="preserve"> Mネジケーブルグランド RMシリーズ</w:t>
            </w:r>
          </w:p>
          <w:p w14:paraId="191A8728" w14:textId="3AB9CB1D" w:rsidR="008204C5" w:rsidRPr="008204C5" w:rsidRDefault="008204C5" w:rsidP="004329E8">
            <w:pPr>
              <w:jc w:val="left"/>
            </w:pPr>
            <w:r>
              <w:rPr>
                <w:rFonts w:hint="eastAsia"/>
              </w:rPr>
              <w:t>（参考：</w:t>
            </w:r>
            <w:r w:rsidRPr="008204C5">
              <w:t>https://www.takachi-el.co.jp/products/RM</w:t>
            </w:r>
            <w:r>
              <w:rPr>
                <w:rFonts w:hint="eastAsia"/>
              </w:rPr>
              <w:t>）</w:t>
            </w:r>
          </w:p>
        </w:tc>
      </w:tr>
      <w:tr w:rsidR="00D91453" w:rsidRPr="005679A5" w14:paraId="35FF32B7" w14:textId="77777777" w:rsidTr="00714F4A">
        <w:tc>
          <w:tcPr>
            <w:tcW w:w="562" w:type="dxa"/>
            <w:shd w:val="clear" w:color="auto" w:fill="FFFFFF" w:themeFill="background1"/>
          </w:tcPr>
          <w:p w14:paraId="4146618E" w14:textId="1B5A1BDC" w:rsidR="00D91453" w:rsidRDefault="00D91453" w:rsidP="004329E8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2552" w:type="dxa"/>
            <w:shd w:val="clear" w:color="auto" w:fill="FFFFFF" w:themeFill="background1"/>
          </w:tcPr>
          <w:p w14:paraId="677010B8" w14:textId="77777777" w:rsidR="00D91453" w:rsidRPr="00D91453" w:rsidRDefault="00D91453" w:rsidP="00D91453">
            <w:pPr>
              <w:jc w:val="left"/>
            </w:pPr>
            <w:r w:rsidRPr="00D91453">
              <w:rPr>
                <w:rFonts w:hint="eastAsia"/>
              </w:rPr>
              <w:t>屋外用</w:t>
            </w:r>
            <w:r w:rsidRPr="00D91453">
              <w:t xml:space="preserve"> アクセスポイント</w:t>
            </w:r>
          </w:p>
          <w:p w14:paraId="44196E03" w14:textId="513E4393" w:rsidR="00D91453" w:rsidRDefault="00D91453" w:rsidP="00D91453">
            <w:pPr>
              <w:jc w:val="left"/>
            </w:pPr>
            <w:r w:rsidRPr="00D91453">
              <w:t>(WAVLINK AC600 Wi-Fi)</w:t>
            </w:r>
          </w:p>
        </w:tc>
        <w:tc>
          <w:tcPr>
            <w:tcW w:w="5946" w:type="dxa"/>
            <w:shd w:val="clear" w:color="auto" w:fill="FFFFFF" w:themeFill="background1"/>
          </w:tcPr>
          <w:p w14:paraId="556040B7" w14:textId="77777777" w:rsidR="00D91453" w:rsidRDefault="00D91453" w:rsidP="00D91453">
            <w:pPr>
              <w:jc w:val="center"/>
            </w:pPr>
            <w:r w:rsidRPr="00D91453">
              <w:rPr>
                <w:noProof/>
              </w:rPr>
              <w:drawing>
                <wp:inline distT="0" distB="0" distL="0" distR="0" wp14:anchorId="0CB60362" wp14:editId="216B8FCD">
                  <wp:extent cx="666750" cy="1180207"/>
                  <wp:effectExtent l="0" t="0" r="0" b="1270"/>
                  <wp:docPr id="9" name="Picture 6">
                    <a:extLst xmlns:a="http://schemas.openxmlformats.org/drawingml/2006/main">
                      <a:ext uri="{FF2B5EF4-FFF2-40B4-BE49-F238E27FC236}">
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="http://schemas.microsoft.com/office/drawing/2014/main" id="{5A7E1A40-D697-41C4-9D16-E7B5D796447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0" name="Picture 6">
                            <a:extLst>
                              <a:ext uri="{FF2B5EF4-FFF2-40B4-BE49-F238E27FC236}">
      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="http://schemas.microsoft.com/office/drawing/2014/main" id="{5A7E1A40-D697-41C4-9D16-E7B5D796447C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1916" cy="118935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45C9686E" w14:textId="407519E0" w:rsidR="003F5072" w:rsidRDefault="003F5072" w:rsidP="003F5072">
            <w:pPr>
              <w:jc w:val="left"/>
            </w:pPr>
            <w:r>
              <w:rPr>
                <w:rFonts w:hint="eastAsia"/>
              </w:rPr>
              <w:t>無線規格：</w:t>
            </w:r>
            <w:r>
              <w:t>IEEE 802 11 ac/a/b/g/n 転送速度:デュアルバンド対応、最大伝送速度433Mbps(5GHz)+150Mbps(2.4GHz)</w:t>
            </w:r>
          </w:p>
          <w:p w14:paraId="1E9E325F" w14:textId="246D9B39" w:rsidR="00D91453" w:rsidRPr="003F5072" w:rsidRDefault="003F5072" w:rsidP="003F5072">
            <w:pPr>
              <w:jc w:val="left"/>
            </w:pPr>
            <w:r>
              <w:t>PoE給電対応：PoEコンバータ付き</w:t>
            </w:r>
          </w:p>
        </w:tc>
      </w:tr>
      <w:tr w:rsidR="00D91453" w:rsidRPr="005679A5" w14:paraId="156A8A3D" w14:textId="77777777" w:rsidTr="00714F4A">
        <w:tc>
          <w:tcPr>
            <w:tcW w:w="562" w:type="dxa"/>
            <w:shd w:val="clear" w:color="auto" w:fill="FFFFFF" w:themeFill="background1"/>
          </w:tcPr>
          <w:p w14:paraId="654DAC04" w14:textId="4AADDF8C" w:rsidR="00D91453" w:rsidRDefault="00D91453" w:rsidP="004329E8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2552" w:type="dxa"/>
            <w:shd w:val="clear" w:color="auto" w:fill="FFFFFF" w:themeFill="background1"/>
          </w:tcPr>
          <w:p w14:paraId="314F415C" w14:textId="77777777" w:rsidR="00D91453" w:rsidRPr="00D91453" w:rsidRDefault="00D91453" w:rsidP="00D91453">
            <w:pPr>
              <w:jc w:val="left"/>
            </w:pPr>
            <w:r w:rsidRPr="00D91453">
              <w:rPr>
                <w:rFonts w:hint="eastAsia"/>
              </w:rPr>
              <w:t>無線</w:t>
            </w:r>
            <w:r w:rsidRPr="00D91453">
              <w:t>LAN ルーター</w:t>
            </w:r>
          </w:p>
          <w:p w14:paraId="6FCCF9EE" w14:textId="488B24B0" w:rsidR="00D91453" w:rsidRDefault="00D91453" w:rsidP="00D91453">
            <w:pPr>
              <w:jc w:val="left"/>
            </w:pPr>
            <w:r w:rsidRPr="00D91453">
              <w:t xml:space="preserve">(TP-Link </w:t>
            </w:r>
            <w:proofErr w:type="spellStart"/>
            <w:r w:rsidRPr="00D91453">
              <w:t>WiFi</w:t>
            </w:r>
            <w:proofErr w:type="spellEnd"/>
            <w:r w:rsidRPr="00D91453">
              <w:t xml:space="preserve"> 11ac MU-MIMO)</w:t>
            </w:r>
          </w:p>
        </w:tc>
        <w:tc>
          <w:tcPr>
            <w:tcW w:w="5946" w:type="dxa"/>
            <w:shd w:val="clear" w:color="auto" w:fill="FFFFFF" w:themeFill="background1"/>
          </w:tcPr>
          <w:p w14:paraId="48E69769" w14:textId="77777777" w:rsidR="00D91453" w:rsidRDefault="00D91453" w:rsidP="00D91453">
            <w:pPr>
              <w:jc w:val="center"/>
            </w:pPr>
            <w:r w:rsidRPr="00D91453">
              <w:rPr>
                <w:noProof/>
              </w:rPr>
              <w:drawing>
                <wp:inline distT="0" distB="0" distL="0" distR="0" wp14:anchorId="22E2A7EE" wp14:editId="6C51281B">
                  <wp:extent cx="1081315" cy="1114067"/>
                  <wp:effectExtent l="0" t="0" r="5080" b="0"/>
                  <wp:docPr id="10" name="Picture 10">
                    <a:extLst xmlns:a="http://schemas.openxmlformats.org/drawingml/2006/main">
                      <a:ext uri="{FF2B5EF4-FFF2-40B4-BE49-F238E27FC236}">
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="http://schemas.microsoft.com/office/drawing/2014/main" id="{3E5243AA-2EEF-45C2-B1FA-614941EB461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4" name="Picture 10">
                            <a:extLst>
                              <a:ext uri="{FF2B5EF4-FFF2-40B4-BE49-F238E27FC236}">
      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="http://schemas.microsoft.com/office/drawing/2014/main" id="{3E5243AA-2EEF-45C2-B1FA-614941EB461C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1315" cy="111406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B1C4EC6" w14:textId="77777777" w:rsidR="003F5072" w:rsidRDefault="003F5072" w:rsidP="003F5072">
            <w:pPr>
              <w:jc w:val="left"/>
            </w:pPr>
            <w:r>
              <w:rPr>
                <w:rFonts w:hint="eastAsia"/>
              </w:rPr>
              <w:t>無線規格：</w:t>
            </w:r>
            <w:r w:rsidRPr="003F5072">
              <w:t>802.11ac</w:t>
            </w:r>
          </w:p>
          <w:p w14:paraId="259D0F8E" w14:textId="62A33C80" w:rsidR="003F5072" w:rsidRDefault="003F5072" w:rsidP="003F5072">
            <w:pPr>
              <w:jc w:val="left"/>
            </w:pPr>
            <w:r w:rsidRPr="003F5072">
              <w:t>867 + 300Mbps デュアルバンド対応</w:t>
            </w:r>
          </w:p>
        </w:tc>
      </w:tr>
    </w:tbl>
    <w:p w14:paraId="61E3ED1F" w14:textId="10E9A741" w:rsidR="00830783" w:rsidRDefault="00830783" w:rsidP="004329E8">
      <w:r>
        <w:br w:type="page"/>
      </w:r>
    </w:p>
    <w:p w14:paraId="3A6470CF" w14:textId="237DF45F" w:rsidR="00876954" w:rsidRPr="009470CE" w:rsidRDefault="00C010F0" w:rsidP="004329E8">
      <w:r>
        <w:lastRenderedPageBreak/>
        <w:t>5</w:t>
      </w:r>
      <w:r w:rsidR="00876954">
        <w:rPr>
          <w:rFonts w:hint="eastAsia"/>
        </w:rPr>
        <w:t>.</w:t>
      </w:r>
      <w:ins w:id="113" w:author="zwr00217@nifty.ne.jp" w:date="2020-04-23T09:11:00Z">
        <w:r w:rsidR="00052449">
          <w:rPr>
            <w:rFonts w:hint="eastAsia"/>
          </w:rPr>
          <w:t>9</w:t>
        </w:r>
      </w:ins>
      <w:del w:id="114" w:author="zwr00217@nifty.ne.jp" w:date="2020-04-23T09:11:00Z">
        <w:r w:rsidR="00876954" w:rsidDel="00052449">
          <w:rPr>
            <w:rFonts w:hint="eastAsia"/>
          </w:rPr>
          <w:delText>8</w:delText>
        </w:r>
      </w:del>
      <w:r w:rsidR="00876954">
        <w:rPr>
          <w:rFonts w:hint="eastAsia"/>
        </w:rPr>
        <w:t xml:space="preserve">　モニタリングシステム</w:t>
      </w:r>
      <w:r w:rsidR="00576B75">
        <w:rPr>
          <w:rFonts w:hint="eastAsia"/>
        </w:rPr>
        <w:t>ケース</w:t>
      </w:r>
      <w:r w:rsidR="00876954">
        <w:rPr>
          <w:rFonts w:hint="eastAsia"/>
        </w:rPr>
        <w:t>イメージ</w:t>
      </w:r>
      <w:r w:rsidR="00830783">
        <w:rPr>
          <w:rFonts w:hint="eastAsia"/>
        </w:rPr>
        <w:t>図</w:t>
      </w:r>
    </w:p>
    <w:p w14:paraId="24B4C961" w14:textId="07C21A62" w:rsidR="00D86E4E" w:rsidRDefault="00830783" w:rsidP="004329E8">
      <w:pPr>
        <w:rPr>
          <w:bdr w:val="single" w:sz="4" w:space="0" w:color="auto"/>
        </w:rPr>
      </w:pPr>
      <w:r>
        <w:rPr>
          <w:rFonts w:hint="eastAsia"/>
        </w:rPr>
        <w:t xml:space="preserve">　</w:t>
      </w:r>
      <w:r w:rsidRPr="00830783">
        <w:rPr>
          <w:rFonts w:hint="eastAsia"/>
          <w:bdr w:val="single" w:sz="4" w:space="0" w:color="auto"/>
        </w:rPr>
        <w:t>上</w:t>
      </w:r>
      <w:r w:rsidR="00DE43C4">
        <w:rPr>
          <w:rFonts w:hint="eastAsia"/>
          <w:bdr w:val="single" w:sz="4" w:space="0" w:color="auto"/>
        </w:rPr>
        <w:t>面より配置イメージ</w:t>
      </w:r>
    </w:p>
    <w:p w14:paraId="08B03099" w14:textId="53B08CD5" w:rsidR="00052449" w:rsidRDefault="00222DFC" w:rsidP="004329E8">
      <w:pPr>
        <w:rPr>
          <w:bdr w:val="single" w:sz="4" w:space="0" w:color="auto"/>
        </w:rPr>
      </w:pPr>
      <w:r w:rsidRPr="00EE7B32">
        <w:rPr>
          <w:noProof/>
        </w:rPr>
        <w:drawing>
          <wp:anchor distT="0" distB="0" distL="114300" distR="114300" simplePos="0" relativeHeight="251663360" behindDoc="0" locked="0" layoutInCell="1" allowOverlap="1" wp14:anchorId="39F213C1" wp14:editId="00684491">
            <wp:simplePos x="0" y="0"/>
            <wp:positionH relativeFrom="margin">
              <wp:posOffset>2884805</wp:posOffset>
            </wp:positionH>
            <wp:positionV relativeFrom="paragraph">
              <wp:posOffset>7255510</wp:posOffset>
            </wp:positionV>
            <wp:extent cx="473075" cy="838200"/>
            <wp:effectExtent l="0" t="0" r="3175" b="0"/>
            <wp:wrapNone/>
            <wp:docPr id="3" name="Picture 6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="http://schemas.microsoft.com/office/drawing/2014/main" id="{5A7E1A40-D697-41C4-9D16-E7B5D796447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Picture 6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="http://schemas.microsoft.com/office/drawing/2014/main" id="{5A7E1A40-D697-41C4-9D16-E7B5D796447C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5" cy="838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2449" w:rsidRPr="00052449">
        <w:rPr>
          <w:rFonts w:hint="eastAsia"/>
          <w:noProof/>
        </w:rPr>
        <w:drawing>
          <wp:inline distT="0" distB="0" distL="0" distR="0" wp14:anchorId="06FC61D9" wp14:editId="0A354695">
            <wp:extent cx="6120130" cy="8259385"/>
            <wp:effectExtent l="0" t="0" r="0" b="0"/>
            <wp:docPr id="14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25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37895" w14:textId="18454303" w:rsidR="00D86E4E" w:rsidRDefault="00045EDF" w:rsidP="004329E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16032F0" wp14:editId="2D2C0C5D">
                <wp:simplePos x="0" y="0"/>
                <wp:positionH relativeFrom="rightMargin">
                  <wp:posOffset>-38574</wp:posOffset>
                </wp:positionH>
                <wp:positionV relativeFrom="paragraph">
                  <wp:posOffset>3055620</wp:posOffset>
                </wp:positionV>
                <wp:extent cx="450215" cy="226695"/>
                <wp:effectExtent l="0" t="0" r="6985" b="1905"/>
                <wp:wrapNone/>
                <wp:docPr id="90" name="テキスト ボック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266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8935D5C" w14:textId="77777777" w:rsidR="00FD72C4" w:rsidRDefault="00FD72C4" w:rsidP="00045EDF">
                            <w:pPr>
                              <w:rPr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游明朝" w:eastAsia="游明朝" w:hAnsi="游明朝" w:cs="Times New Roman" w:hint="eastAsia"/>
                                <w:szCs w:val="21"/>
                              </w:rPr>
                              <w:t>300mm</w:t>
                            </w:r>
                          </w:p>
                        </w:txbxContent>
                      </wps:txbx>
                      <wps:bodyPr rot="0" spcFirstLastPara="0" vert="horz" wrap="non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テキスト ボックス 9" o:spid="_x0000_s1029" type="#_x0000_t202" style="position:absolute;left:0;text-align:left;margin-left:-3.05pt;margin-top:240.6pt;width:35.45pt;height:17.85pt;z-index:251662336;visibility:visible;mso-wrap-style:none;mso-wrap-distance-left:9pt;mso-wrap-distance-top:0;mso-wrap-distance-right:9pt;mso-wrap-distance-bottom:0;mso-position-horizontal:absolute;mso-position-horizontal-relative:righ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" fillcolor="white [3201]" stroked="f" strokeweight=".5pt">
                <v:textbox inset="0,0,0,0">
                  <w:txbxContent>
                    <w:p w14:paraId="28935D5C" w14:textId="77777777" w:rsidR="00FD72C4" w:rsidRDefault="00FD72C4" w:rsidP="00045EDF">
                      <w:pPr>
                        <w:rPr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游明朝" w:eastAsia="游明朝" w:hAnsi="游明朝" w:cs="Times New Roman" w:hint="eastAsia"/>
                          <w:szCs w:val="21"/>
                        </w:rPr>
                        <w:t>300mm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30783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65989AA" wp14:editId="64E02F99">
                <wp:simplePos x="0" y="0"/>
                <wp:positionH relativeFrom="column">
                  <wp:posOffset>2621915</wp:posOffset>
                </wp:positionH>
                <wp:positionV relativeFrom="paragraph">
                  <wp:posOffset>9091295</wp:posOffset>
                </wp:positionV>
                <wp:extent cx="109220" cy="3572510"/>
                <wp:effectExtent l="1905" t="74295" r="26035" b="26035"/>
                <wp:wrapNone/>
                <wp:docPr id="5" name="左中かっこ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09220" cy="3572510"/>
                        </a:xfrm>
                        <a:prstGeom prst="leftBrace">
                          <a:avLst>
                            <a:gd name="adj1" fmla="val 8333"/>
                            <a:gd name="adj2" fmla="val 50296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53AE12B5" id="左中かっこ 5" o:spid="_x0000_s1026" type="#_x0000_t87" style="position:absolute;left:0;text-align:left;margin-left:206.45pt;margin-top:715.85pt;width:8.6pt;height:281.3pt;rotation:9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" adj="55,10864" strokecolor="#4472c4 [3204]" strokeweight=".5pt">
                <v:stroke joinstyle="miter"/>
              </v:shape>
            </w:pict>
          </mc:Fallback>
        </mc:AlternateContent>
      </w:r>
    </w:p>
    <w:p w14:paraId="468A7428" w14:textId="7523D714" w:rsidR="00830783" w:rsidRDefault="008F5B9D" w:rsidP="004329E8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0605045" wp14:editId="069D87A3">
                <wp:simplePos x="0" y="0"/>
                <wp:positionH relativeFrom="column">
                  <wp:posOffset>5614035</wp:posOffset>
                </wp:positionH>
                <wp:positionV relativeFrom="paragraph">
                  <wp:posOffset>76835</wp:posOffset>
                </wp:positionV>
                <wp:extent cx="180975" cy="1676400"/>
                <wp:effectExtent l="0" t="0" r="9525" b="0"/>
                <wp:wrapNone/>
                <wp:docPr id="7" name="台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676400"/>
                        </a:xfrm>
                        <a:prstGeom prst="trapezoid">
                          <a:avLst/>
                        </a:prstGeom>
                        <a:solidFill>
                          <a:srgbClr val="C00000"/>
                        </a:solidFill>
                        <a:ln w="63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7E217190" id="台形 7" o:spid="_x0000_s1026" style="position:absolute;left:0;text-align:left;margin-left:442.05pt;margin-top:6.05pt;width:14.25pt;height:13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80975,1676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" path="m,1676400l45244,r90487,l180975,1676400,,1676400xe" fillcolor="#c00000" stroked="f" strokeweight=".5pt">
                <v:stroke joinstyle="miter"/>
                <v:path arrowok="t" o:connecttype="custom" o:connectlocs="0,1676400;45244,0;135731,0;180975,1676400;0,1676400" o:connectangles="0,0,0,0,0"/>
              </v:shape>
            </w:pict>
          </mc:Fallback>
        </mc:AlternateContent>
      </w:r>
      <w:r w:rsidR="00830783">
        <w:rPr>
          <w:rFonts w:hint="eastAsia"/>
        </w:rPr>
        <w:t xml:space="preserve">　</w:t>
      </w:r>
      <w:r w:rsidR="00830783">
        <w:rPr>
          <w:rFonts w:hint="eastAsia"/>
          <w:bdr w:val="single" w:sz="4" w:space="0" w:color="auto"/>
        </w:rPr>
        <w:t>コネクタ</w:t>
      </w:r>
      <w:r w:rsidR="00DE43C4">
        <w:rPr>
          <w:rFonts w:hint="eastAsia"/>
          <w:bdr w:val="single" w:sz="4" w:space="0" w:color="auto"/>
        </w:rPr>
        <w:t>面</w:t>
      </w:r>
      <w:r>
        <w:rPr>
          <w:rFonts w:hint="eastAsia"/>
          <w:bdr w:val="single" w:sz="4" w:space="0" w:color="auto"/>
        </w:rPr>
        <w:t>（底面）</w:t>
      </w:r>
    </w:p>
    <w:p w14:paraId="6810BD89" w14:textId="4A4E6FBE" w:rsidR="004F2A24" w:rsidRDefault="0029783D" w:rsidP="004329E8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B0BEC82" wp14:editId="6225491B">
                <wp:simplePos x="0" y="0"/>
                <wp:positionH relativeFrom="column">
                  <wp:posOffset>5972175</wp:posOffset>
                </wp:positionH>
                <wp:positionV relativeFrom="paragraph">
                  <wp:posOffset>1584325</wp:posOffset>
                </wp:positionV>
                <wp:extent cx="450168" cy="226695"/>
                <wp:effectExtent l="0" t="0" r="6985" b="1905"/>
                <wp:wrapNone/>
                <wp:docPr id="150" name="テキスト ボックス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168" cy="2266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49F354E" w14:textId="73B45CD9" w:rsidR="00FD72C4" w:rsidRDefault="00FD72C4" w:rsidP="0029783D">
                            <w:pPr>
                              <w:rPr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游明朝" w:eastAsia="游明朝" w:hAnsi="游明朝" w:cs="Times New Roman" w:hint="eastAsia"/>
                                <w:szCs w:val="21"/>
                              </w:rPr>
                              <w:t>1</w:t>
                            </w:r>
                            <w:r>
                              <w:rPr>
                                <w:rFonts w:ascii="游明朝" w:eastAsia="游明朝" w:hAnsi="游明朝" w:cs="Times New Roman"/>
                                <w:szCs w:val="21"/>
                              </w:rPr>
                              <w:t>5</w:t>
                            </w:r>
                            <w:r>
                              <w:rPr>
                                <w:rFonts w:ascii="游明朝" w:eastAsia="游明朝" w:hAnsi="游明朝" w:cs="Times New Roman" w:hint="eastAsia"/>
                                <w:szCs w:val="21"/>
                              </w:rPr>
                              <w:t>1mm</w:t>
                            </w:r>
                          </w:p>
                        </w:txbxContent>
                      </wps:txbx>
                      <wps:bodyPr rot="0" spcFirstLastPara="0" vert="horz" wrap="non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テキスト ボックス 27" o:spid="_x0000_s1030" type="#_x0000_t202" style="position:absolute;left:0;text-align:left;margin-left:470.25pt;margin-top:124.75pt;width:35.45pt;height:17.85pt;z-index:2516654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" fillcolor="white [3201]" stroked="f" strokeweight=".5pt">
                <v:textbox inset="0,0,0,0">
                  <w:txbxContent>
                    <w:p w14:paraId="449F354E" w14:textId="73B45CD9" w:rsidR="00FD72C4" w:rsidRDefault="00FD72C4" w:rsidP="0029783D">
                      <w:pPr>
                        <w:rPr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游明朝" w:eastAsia="游明朝" w:hAnsi="游明朝" w:cs="Times New Roman" w:hint="eastAsia"/>
                          <w:szCs w:val="21"/>
                        </w:rPr>
                        <w:t>1</w:t>
                      </w:r>
                      <w:r>
                        <w:rPr>
                          <w:rFonts w:ascii="游明朝" w:eastAsia="游明朝" w:hAnsi="游明朝" w:cs="Times New Roman"/>
                          <w:szCs w:val="21"/>
                        </w:rPr>
                        <w:t>5</w:t>
                      </w:r>
                      <w:r>
                        <w:rPr>
                          <w:rFonts w:ascii="游明朝" w:eastAsia="游明朝" w:hAnsi="游明朝" w:cs="Times New Roman" w:hint="eastAsia"/>
                          <w:szCs w:val="21"/>
                        </w:rPr>
                        <w:t>1mm</w:t>
                      </w:r>
                    </w:p>
                  </w:txbxContent>
                </v:textbox>
              </v:shape>
            </w:pict>
          </mc:Fallback>
        </mc:AlternateContent>
      </w:r>
      <w:r w:rsidR="006771DF">
        <w:rPr>
          <w:noProof/>
        </w:rPr>
        <mc:AlternateContent>
          <mc:Choice Requires="wpc">
            <w:drawing>
              <wp:inline distT="0" distB="0" distL="0" distR="0" wp14:anchorId="13B29D01" wp14:editId="16985186">
                <wp:extent cx="6066790" cy="3467100"/>
                <wp:effectExtent l="0" t="0" r="0" b="0"/>
                <wp:docPr id="1047" name="キャンバス 10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140" name="正方形/長方形 140"/>
                        <wps:cNvSpPr/>
                        <wps:spPr>
                          <a:xfrm>
                            <a:off x="191554" y="527239"/>
                            <a:ext cx="5400000" cy="2663636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楕円 141"/>
                        <wps:cNvSpPr/>
                        <wps:spPr>
                          <a:xfrm>
                            <a:off x="540825" y="750125"/>
                            <a:ext cx="431800" cy="431800"/>
                          </a:xfrm>
                          <a:prstGeom prst="ellipse">
                            <a:avLst/>
                          </a:prstGeom>
                          <a:solidFill>
                            <a:schemeClr val="bg1">
                              <a:lumMod val="65000"/>
                            </a:schemeClr>
                          </a:solidFill>
                          <a:ln w="635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楕円 142"/>
                        <wps:cNvSpPr/>
                        <wps:spPr>
                          <a:xfrm>
                            <a:off x="1392995" y="752030"/>
                            <a:ext cx="431800" cy="431800"/>
                          </a:xfrm>
                          <a:prstGeom prst="ellipse">
                            <a:avLst/>
                          </a:prstGeom>
                          <a:solidFill>
                            <a:schemeClr val="bg1">
                              <a:lumMod val="65000"/>
                            </a:schemeClr>
                          </a:solidFill>
                          <a:ln w="635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楕円 143"/>
                        <wps:cNvSpPr/>
                        <wps:spPr>
                          <a:xfrm>
                            <a:off x="2180395" y="752030"/>
                            <a:ext cx="431800" cy="431800"/>
                          </a:xfrm>
                          <a:prstGeom prst="ellipse">
                            <a:avLst/>
                          </a:prstGeom>
                          <a:solidFill>
                            <a:schemeClr val="bg1">
                              <a:lumMod val="65000"/>
                            </a:schemeClr>
                          </a:solidFill>
                          <a:ln w="635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楕円 144"/>
                        <wps:cNvSpPr/>
                        <wps:spPr>
                          <a:xfrm>
                            <a:off x="2999545" y="752030"/>
                            <a:ext cx="431800" cy="431800"/>
                          </a:xfrm>
                          <a:prstGeom prst="ellipse">
                            <a:avLst/>
                          </a:prstGeom>
                          <a:solidFill>
                            <a:schemeClr val="bg1">
                              <a:lumMod val="65000"/>
                            </a:schemeClr>
                          </a:solidFill>
                          <a:ln w="635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楕円 145"/>
                        <wps:cNvSpPr/>
                        <wps:spPr>
                          <a:xfrm>
                            <a:off x="535745" y="1560385"/>
                            <a:ext cx="431800" cy="431800"/>
                          </a:xfrm>
                          <a:prstGeom prst="ellipse">
                            <a:avLst/>
                          </a:prstGeom>
                          <a:solidFill>
                            <a:schemeClr val="bg1">
                              <a:lumMod val="65000"/>
                            </a:schemeClr>
                          </a:solidFill>
                          <a:ln w="635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楕円 146"/>
                        <wps:cNvSpPr/>
                        <wps:spPr>
                          <a:xfrm>
                            <a:off x="1387915" y="1562290"/>
                            <a:ext cx="431800" cy="431800"/>
                          </a:xfrm>
                          <a:prstGeom prst="ellipse">
                            <a:avLst/>
                          </a:prstGeom>
                          <a:solidFill>
                            <a:schemeClr val="bg1">
                              <a:lumMod val="65000"/>
                            </a:schemeClr>
                          </a:solidFill>
                          <a:ln w="635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楕円 147"/>
                        <wps:cNvSpPr/>
                        <wps:spPr>
                          <a:xfrm>
                            <a:off x="2175315" y="1562290"/>
                            <a:ext cx="431800" cy="431800"/>
                          </a:xfrm>
                          <a:prstGeom prst="ellipse">
                            <a:avLst/>
                          </a:prstGeom>
                          <a:solidFill>
                            <a:schemeClr val="bg1">
                              <a:lumMod val="65000"/>
                            </a:schemeClr>
                          </a:solidFill>
                          <a:ln w="635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6" name="グループ化 6"/>
                        <wpg:cNvGrpSpPr/>
                        <wpg:grpSpPr>
                          <a:xfrm>
                            <a:off x="4526085" y="826960"/>
                            <a:ext cx="503555" cy="287655"/>
                            <a:chOff x="2983035" y="1617535"/>
                            <a:chExt cx="503555" cy="287655"/>
                          </a:xfrm>
                        </wpg:grpSpPr>
                        <wps:wsp>
                          <wps:cNvPr id="151" name="正方形/長方形 151"/>
                          <wps:cNvSpPr/>
                          <wps:spPr>
                            <a:xfrm>
                              <a:off x="2983035" y="1617535"/>
                              <a:ext cx="503555" cy="28765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 w="6350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7038A88" w14:textId="77777777" w:rsidR="00FD72C4" w:rsidRDefault="00FD72C4" w:rsidP="006771DF">
                                <w:pPr>
                                  <w:jc w:val="center"/>
                                  <w:rPr>
                                    <w:kern w:val="0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eastAsia="游明朝" w:cs="Times New Roman"/>
                                    <w:color w:val="000000"/>
                                    <w:szCs w:val="21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52" name="グループ化 152"/>
                          <wpg:cNvGrpSpPr/>
                          <wpg:grpSpPr>
                            <a:xfrm>
                              <a:off x="3021135" y="1681035"/>
                              <a:ext cx="429369" cy="174928"/>
                              <a:chOff x="2829560" y="1153795"/>
                              <a:chExt cx="429369" cy="174928"/>
                            </a:xfrm>
                            <a:solidFill>
                              <a:srgbClr val="FF99FF"/>
                            </a:solidFill>
                          </wpg:grpSpPr>
                          <wps:wsp>
                            <wps:cNvPr id="153" name="楕円 153"/>
                            <wps:cNvSpPr/>
                            <wps:spPr>
                              <a:xfrm>
                                <a:off x="2829560" y="1153795"/>
                                <a:ext cx="174928" cy="174928"/>
                              </a:xfrm>
                              <a:prstGeom prst="ellipse">
                                <a:avLst/>
                              </a:prstGeom>
                              <a:grpFill/>
                              <a:ln w="6350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4" name="楕円 154"/>
                            <wps:cNvSpPr/>
                            <wps:spPr>
                              <a:xfrm>
                                <a:off x="3084001" y="1153795"/>
                                <a:ext cx="174928" cy="174928"/>
                              </a:xfrm>
                              <a:prstGeom prst="ellipse">
                                <a:avLst/>
                              </a:prstGeom>
                              <a:grpFill/>
                              <a:ln w="6350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wgp>
                      <wps:wsp>
                        <wps:cNvPr id="149" name="左中かっこ 149"/>
                        <wps:cNvSpPr/>
                        <wps:spPr>
                          <a:xfrm flipH="1">
                            <a:off x="5829105" y="536765"/>
                            <a:ext cx="45085" cy="2297430"/>
                          </a:xfrm>
                          <a:prstGeom prst="leftBrace">
                            <a:avLst>
                              <a:gd name="adj1" fmla="val 8333"/>
                              <a:gd name="adj2" fmla="val 50296"/>
                            </a:avLst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楕円 166"/>
                        <wps:cNvSpPr/>
                        <wps:spPr>
                          <a:xfrm>
                            <a:off x="683501" y="1722402"/>
                            <a:ext cx="131445" cy="131445"/>
                          </a:xfrm>
                          <a:prstGeom prst="ellipse">
                            <a:avLst/>
                          </a:prstGeom>
                          <a:solidFill>
                            <a:srgbClr val="FFC000"/>
                          </a:solidFill>
                          <a:ln w="635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楕円 167"/>
                        <wps:cNvSpPr/>
                        <wps:spPr>
                          <a:xfrm>
                            <a:off x="1537862" y="1710122"/>
                            <a:ext cx="131445" cy="131445"/>
                          </a:xfrm>
                          <a:prstGeom prst="ellipse">
                            <a:avLst/>
                          </a:prstGeom>
                          <a:solidFill>
                            <a:srgbClr val="FFC000"/>
                          </a:solidFill>
                          <a:ln w="635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楕円 168"/>
                        <wps:cNvSpPr/>
                        <wps:spPr>
                          <a:xfrm>
                            <a:off x="2321317" y="914992"/>
                            <a:ext cx="131445" cy="131445"/>
                          </a:xfrm>
                          <a:prstGeom prst="ellipse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 w="635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楕円 169"/>
                        <wps:cNvSpPr/>
                        <wps:spPr>
                          <a:xfrm>
                            <a:off x="3154693" y="909205"/>
                            <a:ext cx="131445" cy="131445"/>
                          </a:xfrm>
                          <a:prstGeom prst="ellipse">
                            <a:avLst/>
                          </a:prstGeom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ln w="635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左中かっこ 173"/>
                        <wps:cNvSpPr/>
                        <wps:spPr>
                          <a:xfrm rot="5400000">
                            <a:off x="2846928" y="-2229008"/>
                            <a:ext cx="67564" cy="5344730"/>
                          </a:xfrm>
                          <a:prstGeom prst="leftBrace">
                            <a:avLst>
                              <a:gd name="adj1" fmla="val 8333"/>
                              <a:gd name="adj2" fmla="val 50296"/>
                            </a:avLst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テキスト ボックス 6"/>
                        <wps:cNvSpPr txBox="1"/>
                        <wps:spPr>
                          <a:xfrm>
                            <a:off x="2610631" y="135521"/>
                            <a:ext cx="450215" cy="20129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8356CBB" w14:textId="5F76CFA8" w:rsidR="00FD72C4" w:rsidRDefault="00FD72C4" w:rsidP="00137278">
                              <w:pPr>
                                <w:rPr>
                                  <w:kern w:val="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游明朝" w:eastAsia="游明朝" w:hAnsi="游明朝" w:cs="Times New Roman"/>
                                  <w:szCs w:val="21"/>
                                </w:rPr>
                                <w:t>3</w:t>
                              </w:r>
                              <w:r>
                                <w:rPr>
                                  <w:rFonts w:ascii="游明朝" w:eastAsia="游明朝" w:hAnsi="游明朝" w:cs="Times New Roman" w:hint="eastAsia"/>
                                  <w:szCs w:val="21"/>
                                </w:rPr>
                                <w:t>00mm</w:t>
                              </w:r>
                            </w:p>
                          </w:txbxContent>
                        </wps:txbx>
                        <wps:bodyPr rot="0" spcFirstLastPara="0" vert="horz" wrap="non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楕円 139"/>
                        <wps:cNvSpPr/>
                        <wps:spPr>
                          <a:xfrm>
                            <a:off x="2334804" y="1698699"/>
                            <a:ext cx="131445" cy="131445"/>
                          </a:xfrm>
                          <a:prstGeom prst="ellipse">
                            <a:avLst/>
                          </a:prstGeom>
                          <a:solidFill>
                            <a:srgbClr val="FFC000"/>
                          </a:solidFill>
                          <a:ln w="635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楕円 155"/>
                        <wps:cNvSpPr/>
                        <wps:spPr>
                          <a:xfrm>
                            <a:off x="1533313" y="904204"/>
                            <a:ext cx="131445" cy="131445"/>
                          </a:xfrm>
                          <a:prstGeom prst="ellipse">
                            <a:avLst/>
                          </a:prstGeom>
                          <a:solidFill>
                            <a:srgbClr val="FFC000"/>
                          </a:solidFill>
                          <a:ln w="635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8" name="グループ化 8"/>
                        <wpg:cNvGrpSpPr/>
                        <wpg:grpSpPr>
                          <a:xfrm>
                            <a:off x="4159278" y="1813114"/>
                            <a:ext cx="1296035" cy="1139635"/>
                            <a:chOff x="4159278" y="1813114"/>
                            <a:chExt cx="1296035" cy="1139635"/>
                          </a:xfrm>
                        </wpg:grpSpPr>
                        <wps:wsp>
                          <wps:cNvPr id="175" name="テキスト ボックス 1049"/>
                          <wps:cNvSpPr txBox="1"/>
                          <wps:spPr>
                            <a:xfrm>
                              <a:off x="4159278" y="1813114"/>
                              <a:ext cx="1296035" cy="113963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65CCB92E" w14:textId="77777777" w:rsidR="00FD72C4" w:rsidRDefault="00FD72C4" w:rsidP="00137278">
                                <w:pPr>
                                  <w:ind w:left="835"/>
                                  <w:rPr>
                                    <w:kern w:val="0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游明朝" w:eastAsia="游明朝" w:hAnsi="游明朝" w:cs="Times New Roman" w:hint="eastAsia"/>
                                    <w:szCs w:val="21"/>
                                  </w:rPr>
                                  <w:t>Lan</w:t>
                                </w:r>
                              </w:p>
                              <w:p w14:paraId="79E91929" w14:textId="77777777" w:rsidR="00FD72C4" w:rsidRDefault="00FD72C4" w:rsidP="00137278">
                                <w:pPr>
                                  <w:ind w:left="835"/>
                                </w:pPr>
                                <w:r>
                                  <w:rPr>
                                    <w:rFonts w:ascii="游明朝" w:eastAsia="游明朝" w:hAnsi="游明朝" w:cs="Times New Roman" w:hint="eastAsia"/>
                                    <w:szCs w:val="21"/>
                                  </w:rPr>
                                  <w:t>RS485</w:t>
                                </w:r>
                              </w:p>
                              <w:p w14:paraId="7E7738F8" w14:textId="77777777" w:rsidR="00FD72C4" w:rsidRDefault="00FD72C4" w:rsidP="00137278">
                                <w:pPr>
                                  <w:ind w:left="835"/>
                                </w:pPr>
                                <w:r>
                                  <w:rPr>
                                    <w:rFonts w:ascii="游明朝" w:eastAsia="游明朝" w:hAnsi="游明朝" w:cs="Times New Roman" w:hint="eastAsia"/>
                                    <w:szCs w:val="21"/>
                                  </w:rPr>
                                  <w:t>BNC</w:t>
                                </w:r>
                              </w:p>
                              <w:p w14:paraId="3ED184B2" w14:textId="2393DBE6" w:rsidR="00FD72C4" w:rsidRDefault="00FD72C4" w:rsidP="00137278">
                                <w:pPr>
                                  <w:ind w:left="835"/>
                                  <w:rPr>
                                    <w:rFonts w:ascii="游明朝" w:eastAsia="游明朝" w:hAnsi="游明朝" w:cs="Times New Roman"/>
                                    <w:szCs w:val="21"/>
                                  </w:rPr>
                                </w:pPr>
                                <w:r>
                                  <w:rPr>
                                    <w:rFonts w:ascii="游明朝" w:eastAsia="游明朝" w:hAnsi="游明朝" w:cs="Times New Roman" w:hint="eastAsia"/>
                                    <w:szCs w:val="21"/>
                                  </w:rPr>
                                  <w:t>電源</w:t>
                                </w:r>
                              </w:p>
                              <w:p w14:paraId="7A67D441" w14:textId="48ADF372" w:rsidR="00FD72C4" w:rsidRDefault="00FD72C4" w:rsidP="00137278">
                                <w:pPr>
                                  <w:ind w:left="835"/>
                                </w:pPr>
                                <w:r>
                                  <w:rPr>
                                    <w:rFonts w:ascii="游明朝" w:eastAsia="游明朝" w:hAnsi="游明朝" w:cs="Times New Roman" w:hint="eastAsia"/>
                                    <w:szCs w:val="21"/>
                                  </w:rPr>
                                  <w:t>アンテナ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6" name="直線コネクタ 176"/>
                          <wps:cNvCnPr/>
                          <wps:spPr>
                            <a:xfrm>
                              <a:off x="4246273" y="1987105"/>
                              <a:ext cx="462915" cy="0"/>
                            </a:xfrm>
                            <a:prstGeom prst="line">
                              <a:avLst/>
                            </a:prstGeom>
                            <a:ln w="63500">
                              <a:solidFill>
                                <a:schemeClr val="accent4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7" name="直線コネクタ 177"/>
                          <wps:cNvCnPr/>
                          <wps:spPr>
                            <a:xfrm>
                              <a:off x="4246908" y="2212530"/>
                              <a:ext cx="462915" cy="0"/>
                            </a:xfrm>
                            <a:prstGeom prst="line">
                              <a:avLst/>
                            </a:prstGeom>
                            <a:ln w="63500"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8" name="直線コネクタ 178"/>
                          <wps:cNvCnPr/>
                          <wps:spPr>
                            <a:xfrm>
                              <a:off x="4246908" y="2415095"/>
                              <a:ext cx="462915" cy="0"/>
                            </a:xfrm>
                            <a:prstGeom prst="line">
                              <a:avLst/>
                            </a:prstGeom>
                            <a:ln w="6350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9" name="直線コネクタ 179"/>
                          <wps:cNvCnPr/>
                          <wps:spPr>
                            <a:xfrm>
                              <a:off x="4258338" y="2612580"/>
                              <a:ext cx="462915" cy="0"/>
                            </a:xfrm>
                            <a:prstGeom prst="line">
                              <a:avLst/>
                            </a:prstGeom>
                            <a:ln w="63500">
                              <a:solidFill>
                                <a:srgbClr val="FF99FF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1" name="直線コネクタ 171"/>
                          <wps:cNvCnPr/>
                          <wps:spPr>
                            <a:xfrm>
                              <a:off x="4266860" y="2820965"/>
                              <a:ext cx="462915" cy="0"/>
                            </a:xfrm>
                            <a:prstGeom prst="line">
                              <a:avLst/>
                            </a:prstGeom>
                            <a:ln w="63500">
                              <a:solidFill>
                                <a:srgbClr val="C0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g:wgp>
                        <wpg:cNvPr id="172" name="グループ化 172"/>
                        <wpg:cNvGrpSpPr/>
                        <wpg:grpSpPr>
                          <a:xfrm>
                            <a:off x="180000" y="180000"/>
                            <a:ext cx="1296035" cy="1139190"/>
                            <a:chOff x="0" y="0"/>
                            <a:chExt cx="1296035" cy="1139635"/>
                          </a:xfrm>
                        </wpg:grpSpPr>
                        <wps:wsp>
                          <wps:cNvPr id="180" name="テキスト ボックス 1049"/>
                          <wps:cNvSpPr txBox="1"/>
                          <wps:spPr>
                            <a:xfrm>
                              <a:off x="0" y="0"/>
                              <a:ext cx="1296035" cy="113963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21872313" w14:textId="77777777" w:rsidR="00FD72C4" w:rsidRDefault="00FD72C4" w:rsidP="008F5B9D">
                                <w:pPr>
                                  <w:ind w:left="835"/>
                                  <w:rPr>
                                    <w:kern w:val="0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游明朝" w:eastAsia="游明朝" w:hAnsi="游明朝" w:cs="Times New Roman" w:hint="eastAsia"/>
                                    <w:szCs w:val="21"/>
                                  </w:rPr>
                                  <w:t>Lan</w:t>
                                </w:r>
                              </w:p>
                              <w:p w14:paraId="58594BFE" w14:textId="77777777" w:rsidR="00FD72C4" w:rsidRDefault="00FD72C4" w:rsidP="008F5B9D">
                                <w:pPr>
                                  <w:ind w:left="835"/>
                                </w:pPr>
                                <w:r>
                                  <w:rPr>
                                    <w:rFonts w:ascii="游明朝" w:eastAsia="游明朝" w:hAnsi="游明朝" w:cs="Times New Roman" w:hint="eastAsia"/>
                                    <w:szCs w:val="21"/>
                                  </w:rPr>
                                  <w:t>RS485</w:t>
                                </w:r>
                              </w:p>
                              <w:p w14:paraId="74C54309" w14:textId="77777777" w:rsidR="00FD72C4" w:rsidRDefault="00FD72C4" w:rsidP="008F5B9D">
                                <w:pPr>
                                  <w:ind w:left="835"/>
                                </w:pPr>
                                <w:r>
                                  <w:rPr>
                                    <w:rFonts w:ascii="游明朝" w:eastAsia="游明朝" w:hAnsi="游明朝" w:cs="Times New Roman" w:hint="eastAsia"/>
                                    <w:szCs w:val="21"/>
                                  </w:rPr>
                                  <w:t>BNC</w:t>
                                </w:r>
                              </w:p>
                              <w:p w14:paraId="4EA9A276" w14:textId="77777777" w:rsidR="00FD72C4" w:rsidRDefault="00FD72C4" w:rsidP="008F5B9D">
                                <w:pPr>
                                  <w:ind w:left="835"/>
                                </w:pPr>
                                <w:r>
                                  <w:rPr>
                                    <w:rFonts w:ascii="游明朝" w:eastAsia="游明朝" w:hAnsi="游明朝" w:cs="Times New Roman" w:hint="eastAsia"/>
                                    <w:szCs w:val="21"/>
                                  </w:rPr>
                                  <w:t>電源</w:t>
                                </w:r>
                              </w:p>
                              <w:p w14:paraId="5CCA5BD0" w14:textId="77777777" w:rsidR="00FD72C4" w:rsidRDefault="00FD72C4" w:rsidP="008F5B9D">
                                <w:pPr>
                                  <w:ind w:left="835"/>
                                </w:pPr>
                                <w:r>
                                  <w:rPr>
                                    <w:rFonts w:ascii="游明朝" w:eastAsia="游明朝" w:hAnsi="游明朝" w:cs="Times New Roman" w:hint="eastAsia"/>
                                    <w:szCs w:val="21"/>
                                  </w:rPr>
                                  <w:t>アンテナ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1" name="直線コネクタ 181"/>
                          <wps:cNvCnPr/>
                          <wps:spPr>
                            <a:xfrm>
                              <a:off x="86995" y="173991"/>
                              <a:ext cx="462915" cy="0"/>
                            </a:xfrm>
                            <a:prstGeom prst="line">
                              <a:avLst/>
                            </a:prstGeom>
                            <a:ln w="63500">
                              <a:solidFill>
                                <a:schemeClr val="accent4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2" name="直線コネクタ 182"/>
                          <wps:cNvCnPr/>
                          <wps:spPr>
                            <a:xfrm>
                              <a:off x="87630" y="399416"/>
                              <a:ext cx="462915" cy="0"/>
                            </a:xfrm>
                            <a:prstGeom prst="line">
                              <a:avLst/>
                            </a:prstGeom>
                            <a:ln w="63500"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3" name="直線コネクタ 183"/>
                          <wps:cNvCnPr/>
                          <wps:spPr>
                            <a:xfrm>
                              <a:off x="87630" y="601981"/>
                              <a:ext cx="462915" cy="0"/>
                            </a:xfrm>
                            <a:prstGeom prst="line">
                              <a:avLst/>
                            </a:prstGeom>
                            <a:ln w="6350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4" name="直線コネクタ 184"/>
                          <wps:cNvCnPr/>
                          <wps:spPr>
                            <a:xfrm>
                              <a:off x="99060" y="799466"/>
                              <a:ext cx="462915" cy="0"/>
                            </a:xfrm>
                            <a:prstGeom prst="line">
                              <a:avLst/>
                            </a:prstGeom>
                            <a:ln w="63500">
                              <a:solidFill>
                                <a:srgbClr val="FF99FF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5" name="直線コネクタ 185"/>
                          <wps:cNvCnPr/>
                          <wps:spPr>
                            <a:xfrm>
                              <a:off x="107582" y="1007851"/>
                              <a:ext cx="462915" cy="0"/>
                            </a:xfrm>
                            <a:prstGeom prst="line">
                              <a:avLst/>
                            </a:prstGeom>
                            <a:ln w="63500">
                              <a:solidFill>
                                <a:srgbClr val="C0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id="キャンバス 1047" o:spid="_x0000_s1031" editas="canvas" style="width:477.7pt;height:273pt;mso-position-horizontal-relative:char;mso-position-vertical-relative:line" coordsize="60667,346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32" type="#_x0000_t75" style="position:absolute;width:60667;height:34671;visibility:visible;mso-wrap-style:square" filled="t">
                  <v:fill o:detectmouseclick="t"/>
                  <v:path o:connecttype="none"/>
                </v:shape>
                <v:rect id="正方形/長方形 140" o:spid="_x0000_s1033" style="position:absolute;left:1915;top:5272;width:54000;height:2663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aHo8YA&#10;AADcAAAADwAAAGRycy9kb3ducmV2LnhtbESPQU/DMAyF70j8h8hI3FgKTGwqy6ZRaRIHDnSDna3G&#10;tNUapyRhC/v1+IC0m633/N7nxSq7QR0pxN6zgftJAYq48bbn1sDHbnM3BxUTssXBMxn4pQir5fXV&#10;AkvrT1zTcZtaJSEcSzTQpTSWWsemI4dx4kdi0b58cJhkDa22AU8S7gb9UBRP2mHP0tDhSFVHzWH7&#10;4wzUs1x9V+vPgy/24eXt/JiHzXttzO1NXj+DSpTTxfx//WoFfyr48oxMo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OaHo8YAAADcAAAADwAAAAAAAAAAAAAAAACYAgAAZHJz&#10;L2Rvd25yZXYueG1sUEsFBgAAAAAEAAQA9QAAAIsDAAAAAA==&#10;" fillcolor="#fff2cc [663]" strokecolor="black [3213]" strokeweight=".5pt"/>
                <v:oval id="楕円 141" o:spid="_x0000_s1034" style="position:absolute;left:5408;top:7501;width:4318;height:431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wrT8IA&#10;AADcAAAADwAAAGRycy9kb3ducmV2LnhtbERPTWvCQBC9F/wPywi91Y1aikRXEaFQSxGqIngbsmMS&#10;zc4m2amm/94tFLzN433ObNG5Sl2pDaVnA8NBAoo487bk3MB+9/4yARUE2WLlmQz8UoDFvPc0w9T6&#10;G3/TdSu5iiEcUjRQiNSp1iEryGEY+Jo4ciffOpQI21zbFm8x3FV6lCRv2mHJsaHAmlYFZZftjzPQ&#10;HHg9OspnJticT5u9+6rGzcSY5363nIIS6uQh/nd/2Dj/dQh/z8QL9Pw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2TCtPwgAAANwAAAAPAAAAAAAAAAAAAAAAAJgCAABkcnMvZG93&#10;bnJldi54bWxQSwUGAAAAAAQABAD1AAAAhwMAAAAA&#10;" fillcolor="#a5a5a5 [2092]" strokecolor="#1f3763 [1604]" strokeweight=".5pt">
                  <v:stroke joinstyle="miter"/>
                </v:oval>
                <v:oval id="楕円 142" o:spid="_x0000_s1035" style="position:absolute;left:13929;top:7520;width:4318;height:431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61OMMA&#10;AADcAAAADwAAAGRycy9kb3ducmV2LnhtbERPTWvCQBC9F/wPywi91Y2xFImuIkKhliLUiuBtyI5J&#10;NDubZKea/nu3UOhtHu9z5sve1epKXag8GxiPElDEubcVFwb2X69PU1BBkC3WnsnADwVYLgYPc8ys&#10;v/EnXXdSqBjCIUMDpUiTaR3ykhyGkW+II3fynUOJsCu07fAWw12t0yR50Q4rjg0lNrQuKb/svp2B&#10;9sCb9CjvuWB7Pm337qOetFNjHof9agZKqJd/8Z/7zcb5zyn8PhMv0I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p61OMMAAADcAAAADwAAAAAAAAAAAAAAAACYAgAAZHJzL2Rv&#10;d25yZXYueG1sUEsFBgAAAAAEAAQA9QAAAIgDAAAAAA==&#10;" fillcolor="#a5a5a5 [2092]" strokecolor="#1f3763 [1604]" strokeweight=".5pt">
                  <v:stroke joinstyle="miter"/>
                </v:oval>
                <v:oval id="楕円 143" o:spid="_x0000_s1036" style="position:absolute;left:21803;top:7520;width:4318;height:431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IQo8IA&#10;AADcAAAADwAAAGRycy9kb3ducmV2LnhtbERPTWvCQBC9F/wPywje6kYtRaKriCC0pRSqIngbsmMS&#10;zc4m2VHTf98tFLzN433OfNm5St2oDaVnA6NhAoo487bk3MB+t3meggqCbLHyTAZ+KMBy0XuaY2r9&#10;nb/ptpVcxRAOKRooROpU65AV5DAMfU0cuZNvHUqEba5ti/cY7io9TpJX7bDk2FBgTeuCssv26gw0&#10;B34fH+UjE2zOp6+9+6wmzdSYQb9bzUAJdfIQ/7vfbJz/MoG/Z+IFevE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0hCjwgAAANwAAAAPAAAAAAAAAAAAAAAAAJgCAABkcnMvZG93&#10;bnJldi54bWxQSwUGAAAAAAQABAD1AAAAhwMAAAAA&#10;" fillcolor="#a5a5a5 [2092]" strokecolor="#1f3763 [1604]" strokeweight=".5pt">
                  <v:stroke joinstyle="miter"/>
                </v:oval>
                <v:oval id="楕円 144" o:spid="_x0000_s1037" style="position:absolute;left:29995;top:7520;width:4318;height:431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uI18MA&#10;AADcAAAADwAAAGRycy9kb3ducmV2LnhtbERP22rCQBB9L/gPywi+1Y0XikRXEUFoSylURfBtyI5J&#10;NDubZKea/n23UPBtDuc6i1XnKnWjNpSeDYyGCSjizNuScwOH/fZ5BioIssXKMxn4oQCrZe9pgan1&#10;d/6i205yFUM4pGigEKlTrUNWkMMw9DVx5M6+dSgRtrm2Ld5juKv0OEletMOSY0OBNW0Kyq67b2eg&#10;OfLb+CTvmWBzOX8e3Ec1aWbGDPrdeg5KqJOH+N/9auP86RT+nokX6O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juI18MAAADcAAAADwAAAAAAAAAAAAAAAACYAgAAZHJzL2Rv&#10;d25yZXYueG1sUEsFBgAAAAAEAAQA9QAAAIgDAAAAAA==&#10;" fillcolor="#a5a5a5 [2092]" strokecolor="#1f3763 [1604]" strokeweight=".5pt">
                  <v:stroke joinstyle="miter"/>
                </v:oval>
                <v:oval id="楕円 145" o:spid="_x0000_s1038" style="position:absolute;left:5357;top:15603;width:4318;height:431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ctTMMA&#10;AADcAAAADwAAAGRycy9kb3ducmV2LnhtbERPTWvCQBC9C/6HZYTedKOtRaKriCC0pQhaKXgbsmOS&#10;NjubZKea/vuuIPQ2j/c5i1XnKnWhNpSeDYxHCSjizNuScwPHj+1wBioIssXKMxn4pQCrZb+3wNT6&#10;K+/pcpBcxRAOKRooROpU65AV5DCMfE0cubNvHUqEba5ti9cY7io9SZJn7bDk2FBgTZuCsu/DjzPQ&#10;fPLr5CRvmWDzdd4d3Xv12MyMeRh06zkooU7+xXf3i43zn6ZweyZeo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XctTMMAAADcAAAADwAAAAAAAAAAAAAAAACYAgAAZHJzL2Rv&#10;d25yZXYueG1sUEsFBgAAAAAEAAQA9QAAAIgDAAAAAA==&#10;" fillcolor="#a5a5a5 [2092]" strokecolor="#1f3763 [1604]" strokeweight=".5pt">
                  <v:stroke joinstyle="miter"/>
                </v:oval>
                <v:oval id="楕円 146" o:spid="_x0000_s1039" style="position:absolute;left:13879;top:15622;width:4318;height:431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WzO8IA&#10;AADcAAAADwAAAGRycy9kb3ducmV2LnhtbERPTWvCQBC9F/wPywje6kYtItFVRBDaUgpVEbwN2TGJ&#10;ZmeT7FTTf98tFLzN433OYtW5St2oDaVnA6NhAoo487bk3MBhv32egQqCbLHyTAZ+KMBq2XtaYGr9&#10;nb/otpNcxRAOKRooROpU65AV5DAMfU0cubNvHUqEba5ti/cY7io9TpKpdlhybCiwpk1B2XX37Qw0&#10;R34bn+Q9E2wu58+D+6gmzcyYQb9bz0EJdfIQ/7tfbZz/MoW/Z+IFevk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5pbM7wgAAANwAAAAPAAAAAAAAAAAAAAAAAJgCAABkcnMvZG93&#10;bnJldi54bWxQSwUGAAAAAAQABAD1AAAAhwMAAAAA&#10;" fillcolor="#a5a5a5 [2092]" strokecolor="#1f3763 [1604]" strokeweight=".5pt">
                  <v:stroke joinstyle="miter"/>
                </v:oval>
                <v:oval id="楕円 147" o:spid="_x0000_s1040" style="position:absolute;left:21753;top:15622;width:4318;height:431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kWoMMA&#10;AADcAAAADwAAAGRycy9kb3ducmV2LnhtbERPTWvCQBC9C/6HZYTedKMtVqKriCC0pQhaKXgbsmOS&#10;NjubZKea/vuuIPQ2j/c5i1XnKnWhNpSeDYxHCSjizNuScwPHj+1wBioIssXKMxn4pQCrZb+3wNT6&#10;K+/pcpBcxRAOKRooROpU65AV5DCMfE0cubNvHUqEba5ti9cY7io9SZKpdlhybCiwpk1B2ffhxxlo&#10;Pvl1cpK3TLD5Ou+O7r16bGbGPAy69RyUUCf/4rv7xcb5T89weyZeo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ukWoMMAAADcAAAADwAAAAAAAAAAAAAAAACYAgAAZHJzL2Rv&#10;d25yZXYueG1sUEsFBgAAAAAEAAQA9QAAAIgDAAAAAA==&#10;" fillcolor="#a5a5a5 [2092]" strokecolor="#1f3763 [1604]" strokeweight=".5pt">
                  <v:stroke joinstyle="miter"/>
                </v:oval>
                <v:group id="グループ化 6" o:spid="_x0000_s1041" style="position:absolute;left:45260;top:8269;width:5036;height:2877" coordorigin="29830,16175" coordsize="5035,28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<v:rect id="正方形/長方形 151" o:spid="_x0000_s1042" style="position:absolute;left:29830;top:16175;width:5035;height:28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s/f8MA&#10;AADcAAAADwAAAGRycy9kb3ducmV2LnhtbERPTWvCQBC9F/oflhF6qxsLtTa6SikIFfHQxEtvQ3bM&#10;hmRnw+7WxH/vCoK3ebzPWW1G24kz+dA4VjCbZiCIK6cbrhUcy+3rAkSIyBo7x6TgQgE26+enFeba&#10;DfxL5yLWIoVwyFGBibHPpQyVIYth6nrixJ2ctxgT9LXUHocUbjv5lmVzabHh1GCwp29DVVv8WwXF&#10;3/HgP038aMvTZd837bbcDZ1SL5Pxawki0hgf4rv7R6f57zO4PZMukO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Xs/f8MAAADcAAAADwAAAAAAAAAAAAAAAACYAgAAZHJzL2Rv&#10;d25yZXYueG1sUEsFBgAAAAAEAAQA9QAAAIgDAAAAAA==&#10;" fillcolor="#bfbfbf [2412]" strokecolor="#1f3763 [1604]" strokeweight=".5pt">
                    <v:textbox inset="0,0,0,0">
                      <w:txbxContent>
                        <w:p w14:paraId="47038A88" w14:textId="77777777" w:rsidR="00FD72C4" w:rsidRDefault="00FD72C4" w:rsidP="006771DF">
                          <w:pPr>
                            <w:jc w:val="center"/>
                            <w:rPr>
                              <w:kern w:val="0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eastAsia="游明朝" w:cs="Times New Roman"/>
                              <w:color w:val="000000"/>
                              <w:szCs w:val="21"/>
                            </w:rPr>
                            <w:t> </w:t>
                          </w:r>
                        </w:p>
                      </w:txbxContent>
                    </v:textbox>
                  </v:rect>
                  <v:group id="グループ化 152" o:spid="_x0000_s1043" style="position:absolute;left:30211;top:16810;width:4294;height:1749" coordorigin="28295,11537" coordsize="4293,174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H6Y6twwAAANwAAAAP&#10;AAAAAAAAAAAAAAAAAKoCAABkcnMvZG93bnJldi54bWxQSwUGAAAAAAQABAD6AAAAmgMAAAAA&#10;">
                    <v:oval id="楕円 153" o:spid="_x0000_s1044" style="position:absolute;left:28295;top:11537;width:1749;height:17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5IkCsIA&#10;AADcAAAADwAAAGRycy9kb3ducmV2LnhtbERP24rCMBB9X/Afwgi+rakVF61GUVnBBy9Y/YChGdti&#10;MylNtta/NwsL+zaHc53FqjOVaKlxpWUFo2EEgjizuuRcwe26+5yCcB5ZY2WZFLzIwWrZ+1hgou2T&#10;L9SmPhchhF2CCgrv60RKlxVk0A1tTRy4u20M+gCbXOoGnyHcVDKOoi9psOTQUGBN24KyR/pjFOB4&#10;84iNn3zPpudD252uxzTeHpUa9Lv1HISnzv+L/9x7HeZPxvD7TLhAL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kiQKwgAAANwAAAAPAAAAAAAAAAAAAAAAAJgCAABkcnMvZG93&#10;bnJldi54bWxQSwUGAAAAAAQABAD1AAAAhwMAAAAA&#10;" filled="f" strokecolor="#1f3763 [1604]" strokeweight=".5pt">
                      <v:stroke joinstyle="miter"/>
                    </v:oval>
                    <v:oval id="楕円 154" o:spid="_x0000_s1045" style="position:absolute;left:30840;top:11537;width:1749;height:17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u8fsMA&#10;AADcAAAADwAAAGRycy9kb3ducmV2LnhtbERPzWrCQBC+F/oOyxS81Y1Ri8as0opCD9Vi9AGG7JiE&#10;ZGdDdo3p23cLBW/z8f1OuhlMI3rqXGVZwWQcgSDOra64UHA5718XIJxH1thYJgU/5GCzfn5KMdH2&#10;zifqM1+IEMIuQQWl920ipctLMujGtiUO3NV2Bn2AXSF1h/cQbhoZR9GbNFhxaCixpW1JeZ3djAKc&#10;ftSx8fPdcvH91Q/H8yGLtwelRi/D+wqEp8E/xP/uTx3mz2fw90y4QK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Hu8fsMAAADcAAAADwAAAAAAAAAAAAAAAACYAgAAZHJzL2Rv&#10;d25yZXYueG1sUEsFBgAAAAAEAAQA9QAAAIgDAAAAAA==&#10;" filled="f" strokecolor="#1f3763 [1604]" strokeweight=".5pt">
                      <v:stroke joinstyle="miter"/>
                    </v:oval>
                  </v:group>
                </v:group>
                <v:shapetype id="_x0000_t87" coordsize="21600,21600" o:spt="87" adj="1800,10800" path="m21600,qx10800@0l10800@2qy0@11,10800@3l10800@1qy21600,21600e" filled="f">
                  <v:formulas>
                    <v:f eqn="val #0"/>
                    <v:f eqn="sum 21600 0 #0"/>
                    <v:f eqn="sum #1 0 #0"/>
                    <v:f eqn="sum #1 #0 0"/>
                    <v:f eqn="prod #0 9598 32768"/>
                    <v:f eqn="sum 21600 0 @4"/>
                    <v:f eqn="sum 21600 0 #1"/>
                    <v:f eqn="min #1 @6"/>
                    <v:f eqn="prod @7 1 2"/>
                    <v:f eqn="prod #0 2 1"/>
                    <v:f eqn="sum 21600 0 @9"/>
                    <v:f eqn="val #1"/>
                  </v:formulas>
                  <v:path arrowok="t" o:connecttype="custom" o:connectlocs="21600,0;0,10800;21600,21600" textboxrect="13963,@4,21600,@5"/>
                  <v:handles>
                    <v:h position="center,#0" yrange="0,@8"/>
                    <v:h position="topLeft,#1" yrange="@9,@10"/>
                  </v:handles>
                </v:shapetype>
                <v:shape id="左中かっこ 149" o:spid="_x0000_s1046" type="#_x0000_t87" style="position:absolute;left:58291;top:5367;width:450;height:22974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L4PsIA&#10;AADcAAAADwAAAGRycy9kb3ducmV2LnhtbERPS2sCMRC+F/wPYQRvmq1KH6tRRNEWeqq7Qo/DZtxd&#10;upmEJOr23zcFobf5+J6zXPemE1fyobWs4HGSgSCurG65VlAW+/ELiBCRNXaWScEPBVivBg9LzLW9&#10;8Sddj7EWKYRDjgqaGF0uZagaMhgm1hEn7my9wZigr6X2eEvhppPTLHuSBltODQ062jZUfR8vRsHh&#10;5Nsvd8KLM7O3XVkUflY+fyg1GvabBYhIffwX393vOs2fv8LfM+kCuf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gvg+wgAAANwAAAAPAAAAAAAAAAAAAAAAAJgCAABkcnMvZG93&#10;bnJldi54bWxQSwUGAAAAAAQABAD1AAAAhwMAAAAA&#10;" adj="35,10864" strokecolor="#4472c4 [3204]" strokeweight=".5pt">
                  <v:stroke joinstyle="miter"/>
                </v:shape>
                <v:oval id="楕円 166" o:spid="_x0000_s1047" style="position:absolute;left:6835;top:17224;width:1314;height:13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EXYsIA&#10;AADcAAAADwAAAGRycy9kb3ducmV2LnhtbERPzYrCMBC+L/gOYYS9LJquhyLVKCrs4mEV/x5gaMa2&#10;2kxKk22rT28Ewdt8fL8znXemFA3VrrCs4HsYgSBOrS44U3A6/gzGIJxH1lhaJgU3cjCf9T6mmGjb&#10;8p6ag89ECGGXoILc+yqR0qU5GXRDWxEH7mxrgz7AOpO6xjaEm1KOoiiWBgsODTlWtMopvR7+jYJ7&#10;c7lsv+7j7V/Wys0upe74WyyV+ux3iwkIT51/i1/utQ7z4xiez4QL5O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MRdiwgAAANwAAAAPAAAAAAAAAAAAAAAAAJgCAABkcnMvZG93&#10;bnJldi54bWxQSwUGAAAAAAQABAD1AAAAhwMAAAAA&#10;" fillcolor="#ffc000" stroked="f" strokeweight=".5pt">
                  <v:stroke joinstyle="miter"/>
                </v:oval>
                <v:oval id="楕円 167" o:spid="_x0000_s1048" style="position:absolute;left:15378;top:17101;width:1315;height:13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2y+cMA&#10;AADcAAAADwAAAGRycy9kb3ducmV2LnhtbERPzYrCMBC+L/gOYQQvoul6cKUaRRcUD6749wBDM7bV&#10;ZlKa2FaffrMg7G0+vt+ZLVpTiJoql1tW8DmMQBAnVuecKric14MJCOeRNRaWScGTHCzmnY8Zxto2&#10;fKT65FMRQtjFqCDzvoyldElGBt3QlsSBu9rKoA+wSqWusAnhppCjKBpLgzmHhgxL+s4ouZ8eRsGr&#10;vt32/ddkv0sb+XNIqD1v8pVSvW67nILw1Pp/8du91WH++Av+ngkXyPk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n2y+cMAAADcAAAADwAAAAAAAAAAAAAAAACYAgAAZHJzL2Rv&#10;d25yZXYueG1sUEsFBgAAAAAEAAQA9QAAAIgDAAAAAA==&#10;" fillcolor="#ffc000" stroked="f" strokeweight=".5pt">
                  <v:stroke joinstyle="miter"/>
                </v:oval>
                <v:oval id="楕円 168" o:spid="_x0000_s1049" style="position:absolute;left:23213;top:9149;width:1314;height:13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9T7HcMA&#10;AADcAAAADwAAAGRycy9kb3ducmV2LnhtbESPQYvCQAyF78L+hyEL3nRqQZGuo4iLKHsQdf0BoRPb&#10;YidTOrNt/febg+At4b2892W1GVytOmpD5dnAbJqAIs69rbgwcPvdT5agQkS2WHsmA08KsFl/jFaY&#10;Wd/zhbprLJSEcMjQQBljk2kd8pIchqlviEW7+9ZhlLUttG2xl3BX6zRJFtphxdJQYkO7kvLH9c8Z&#10;4MOxuu10+r0fuvkp1z/n1LvemPHnsP0CFWmIb/Pr+mgFfyG08oxMoN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9T7HcMAAADcAAAADwAAAAAAAAAAAAAAAACYAgAAZHJzL2Rv&#10;d25yZXYueG1sUEsFBgAAAAAEAAQA9QAAAIgDAAAAAA==&#10;" fillcolor="#c5e0b3 [1305]" stroked="f" strokeweight=".5pt">
                  <v:stroke joinstyle="miter"/>
                </v:oval>
                <v:oval id="楕円 169" o:spid="_x0000_s1050" style="position:absolute;left:31546;top:9092;width:1315;height:13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91hsUA&#10;AADcAAAADwAAAGRycy9kb3ducmV2LnhtbESPT2vCQBDF74LfYRnBm27sQUx0FS2tVGip/89jdkyC&#10;2dmQ3cb027tCobcZ3pv3ezNbtKYUDdWusKxgNIxAEKdWF5wpOB7eBxMQziNrLC2Tgl9ysJh3OzNM&#10;tL3zjpq9z0QIYZeggtz7KpHSpTkZdENbEQftamuDPqx1JnWN9xBuSvkSRWNpsOBAyLGi15zS2/7H&#10;BMimfbvE8Rdum02zGlXfn+vzaaJUv9cupyA8tf7f/Hf9oUP9cQzPZ8IEc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T3WGxQAAANwAAAAPAAAAAAAAAAAAAAAAAJgCAABkcnMv&#10;ZG93bnJldi54bWxQSwUGAAAAAAQABAD1AAAAigMAAAAA&#10;" fillcolor="#bdd6ee [1304]" stroked="f" strokeweight=".5pt">
                  <v:stroke joinstyle="miter"/>
                </v:oval>
                <v:shape id="左中かっこ 173" o:spid="_x0000_s1051" type="#_x0000_t87" style="position:absolute;left:28469;top:-22291;width:676;height:53447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gM8pMIA&#10;AADcAAAADwAAAGRycy9kb3ducmV2LnhtbERP22oCMRB9L/gPYQRfima1UGU1iopCW3zx8gHDZtws&#10;bibLJu7l702h0Lc5nOusNp0tRUO1LxwrmE4SEMSZ0wXnCm7X43gBwgdkjaVjUtCTh8168LbCVLuW&#10;z9RcQi5iCPsUFZgQqlRKnxmy6CeuIo7c3dUWQ4R1LnWNbQy3pZwlyae0WHBsMFjR3lD2uDytgn37&#10;/nPoi+n8+9Q/TNkcu/Oz2ik1GnbbJYhAXfgX/7m/dJw//4DfZ+IFcv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AzykwgAAANwAAAAPAAAAAAAAAAAAAAAAAJgCAABkcnMvZG93&#10;bnJldi54bWxQSwUGAAAAAAQABAD1AAAAhwMAAAAA&#10;" adj="23,10864" strokecolor="#4472c4 [3204]" strokeweight=".5pt">
                  <v:stroke joinstyle="miter"/>
                </v:shape>
                <v:shape id="テキスト ボックス 6" o:spid="_x0000_s1052" type="#_x0000_t202" style="position:absolute;left:26106;top:1355;width:4502;height:201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jTiMMA&#10;AADcAAAADwAAAGRycy9kb3ducmV2LnhtbERPTWsCMRC9F/wPYQQvRbOKaNkaRUShpfSgVulx2Ew3&#10;SzeTJYnu+u9NoeBtHu9zFqvO1uJKPlSOFYxHGQjiwumKSwVfx93wBUSIyBprx6TgRgFWy97TAnPt&#10;Wt7T9RBLkUI45KjAxNjkUobCkMUwcg1x4n6ctxgT9KXUHtsUbms5ybKZtFhxajDY0MZQ8Xu4WAWE&#10;e/MsT7Pthz+Xu/Vp+v353jqlBv1u/QoiUhcf4n/3m07z51P4eyZdIJ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jjTiMMAAADcAAAADwAAAAAAAAAAAAAAAACYAgAAZHJzL2Rv&#10;d25yZXYueG1sUEsFBgAAAAAEAAQA9QAAAIgDAAAAAA==&#10;" fillcolor="white [3201]" stroked="f" strokeweight=".5pt">
                  <v:textbox inset="0,0,0,0">
                    <w:txbxContent>
                      <w:p w14:paraId="18356CBB" w14:textId="5F76CFA8" w:rsidR="00FD72C4" w:rsidRDefault="00FD72C4" w:rsidP="00137278">
                        <w:pPr>
                          <w:rPr>
                            <w:kern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ascii="游明朝" w:eastAsia="游明朝" w:hAnsi="游明朝" w:cs="Times New Roman"/>
                            <w:szCs w:val="21"/>
                          </w:rPr>
                          <w:t>3</w:t>
                        </w:r>
                        <w:r>
                          <w:rPr>
                            <w:rFonts w:ascii="游明朝" w:eastAsia="游明朝" w:hAnsi="游明朝" w:cs="Times New Roman" w:hint="eastAsia"/>
                            <w:szCs w:val="21"/>
                          </w:rPr>
                          <w:t>00mm</w:t>
                        </w:r>
                      </w:p>
                    </w:txbxContent>
                  </v:textbox>
                </v:shape>
                <v:oval id="楕円 139" o:spid="_x0000_s1053" style="position:absolute;left:23348;top:16986;width:1314;height:13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2sDcQA&#10;AADcAAAADwAAAGRycy9kb3ducmV2LnhtbERPzWrCQBC+F3yHZQQvpW5qQTTNRqxg6aGKxj7AkJ0m&#10;0exsyG6T1KfvFgRv8/H9TrIaTC06al1lWcHzNAJBnFtdcaHg67R9WoBwHlljbZkU/JKDVTp6SDDW&#10;tucjdZkvRAhhF6OC0vsmltLlJRl0U9sQB+7btgZ9gG0hdYt9CDe1nEXRXBqsODSU2NCmpPyS/RgF&#10;1+583j9eF/vPope7Q07D6b16U2oyHtavIDwN/i6+uT90mP+yhP9nwgUy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cdrA3EAAAA3AAAAA8AAAAAAAAAAAAAAAAAmAIAAGRycy9k&#10;b3ducmV2LnhtbFBLBQYAAAAABAAEAPUAAACJAwAAAAA=&#10;" fillcolor="#ffc000" stroked="f" strokeweight=".5pt">
                  <v:stroke joinstyle="miter"/>
                </v:oval>
                <v:oval id="楕円 155" o:spid="_x0000_s1054" style="position:absolute;left:15333;top:9042;width:1314;height:13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49DqMIA&#10;AADcAAAADwAAAGRycy9kb3ducmV2LnhtbERP24rCMBB9X/Afwgi+iKYruEg1ii4oPrji7QOGZmyr&#10;zaQ0sa1+/WZB2Lc5nOvMFq0pRE2Vyy0r+BxGIIgTq3NOFVzO68EEhPPIGgvLpOBJDhbzzscMY20b&#10;PlJ98qkIIexiVJB5X8ZSuiQjg25oS+LAXW1l0AdYpVJX2IRwU8hRFH1JgzmHhgxL+s4ouZ8eRsGr&#10;vt32/ddkv0sb+XNIqD1v8pVSvW67nILw1Pp/8du91WH+eAx/z4QL5Pw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j0OowgAAANwAAAAPAAAAAAAAAAAAAAAAAJgCAABkcnMvZG93&#10;bnJldi54bWxQSwUGAAAAAAQABAD1AAAAhwMAAAAA&#10;" fillcolor="#ffc000" stroked="f" strokeweight=".5pt">
                  <v:stroke joinstyle="miter"/>
                </v:oval>
                <v:group id="グループ化 8" o:spid="_x0000_s1055" style="position:absolute;left:41592;top:18131;width:12961;height:11396" coordorigin="41592,18131" coordsize="12960,113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09gstsEAAADaAAAADwAA&#10;AAAAAAAAAAAAAACqAgAAZHJzL2Rvd25yZXYueG1sUEsFBgAAAAAEAAQA+gAAAJgDAAAAAA==&#10;">
                  <v:shape id="テキスト ボックス 1049" o:spid="_x0000_s1056" type="#_x0000_t202" style="position:absolute;left:41592;top:18131;width:12961;height:113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3ZftMEA&#10;AADcAAAADwAAAGRycy9kb3ducmV2LnhtbERPTUsDMRC9C/6HMII3m1VoXbdNi0otgqe20vOwmSbB&#10;zWRJ0u36741Q6G0e73MWq9F3YqCYXGAFj5MKBHEbtGOj4Hv/8VCDSBlZYxeYFPxSgtXy9maBjQ5n&#10;3tKwy0aUEE4NKrA5942UqbXkMU1CT1y4Y4gec4HRSB3xXMJ9J5+qaiY9Oi4NFnt6t9T+7E5ewfrN&#10;vJi2xmjXtXZuGA/HL7NR6v5ufJ2DyDTmq/ji/tRl/vMU/p8pF8jl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d2X7TBAAAA3AAAAA8AAAAAAAAAAAAAAAAAmAIAAGRycy9kb3du&#10;cmV2LnhtbFBLBQYAAAAABAAEAPUAAACGAwAAAAA=&#10;" fillcolor="white [3201]" strokeweight=".5pt">
                    <v:textbox>
                      <w:txbxContent>
                        <w:p w14:paraId="65CCB92E" w14:textId="77777777" w:rsidR="00FD72C4" w:rsidRDefault="00FD72C4" w:rsidP="00137278">
                          <w:pPr>
                            <w:ind w:left="835"/>
                            <w:rPr>
                              <w:kern w:val="0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游明朝" w:eastAsia="游明朝" w:hAnsi="游明朝" w:cs="Times New Roman" w:hint="eastAsia"/>
                              <w:szCs w:val="21"/>
                            </w:rPr>
                            <w:t>Lan</w:t>
                          </w:r>
                        </w:p>
                        <w:p w14:paraId="79E91929" w14:textId="77777777" w:rsidR="00FD72C4" w:rsidRDefault="00FD72C4" w:rsidP="00137278">
                          <w:pPr>
                            <w:ind w:left="835"/>
                          </w:pPr>
                          <w:r>
                            <w:rPr>
                              <w:rFonts w:ascii="游明朝" w:eastAsia="游明朝" w:hAnsi="游明朝" w:cs="Times New Roman" w:hint="eastAsia"/>
                              <w:szCs w:val="21"/>
                            </w:rPr>
                            <w:t>RS485</w:t>
                          </w:r>
                        </w:p>
                        <w:p w14:paraId="7E7738F8" w14:textId="77777777" w:rsidR="00FD72C4" w:rsidRDefault="00FD72C4" w:rsidP="00137278">
                          <w:pPr>
                            <w:ind w:left="835"/>
                          </w:pPr>
                          <w:r>
                            <w:rPr>
                              <w:rFonts w:ascii="游明朝" w:eastAsia="游明朝" w:hAnsi="游明朝" w:cs="Times New Roman" w:hint="eastAsia"/>
                              <w:szCs w:val="21"/>
                            </w:rPr>
                            <w:t>BNC</w:t>
                          </w:r>
                        </w:p>
                        <w:p w14:paraId="3ED184B2" w14:textId="2393DBE6" w:rsidR="00FD72C4" w:rsidRDefault="00FD72C4" w:rsidP="00137278">
                          <w:pPr>
                            <w:ind w:left="835"/>
                            <w:rPr>
                              <w:rFonts w:ascii="游明朝" w:eastAsia="游明朝" w:hAnsi="游明朝" w:cs="Times New Roman"/>
                              <w:szCs w:val="21"/>
                            </w:rPr>
                          </w:pPr>
                          <w:r>
                            <w:rPr>
                              <w:rFonts w:ascii="游明朝" w:eastAsia="游明朝" w:hAnsi="游明朝" w:cs="Times New Roman" w:hint="eastAsia"/>
                              <w:szCs w:val="21"/>
                            </w:rPr>
                            <w:t>電源</w:t>
                          </w:r>
                        </w:p>
                        <w:p w14:paraId="7A67D441" w14:textId="48ADF372" w:rsidR="00FD72C4" w:rsidRDefault="00FD72C4" w:rsidP="00137278">
                          <w:pPr>
                            <w:ind w:left="835"/>
                          </w:pPr>
                          <w:r>
                            <w:rPr>
                              <w:rFonts w:ascii="游明朝" w:eastAsia="游明朝" w:hAnsi="游明朝" w:cs="Times New Roman" w:hint="eastAsia"/>
                              <w:szCs w:val="21"/>
                            </w:rPr>
                            <w:t>アンテナ</w:t>
                          </w:r>
                        </w:p>
                      </w:txbxContent>
                    </v:textbox>
                  </v:shape>
                  <v:line id="直線コネクタ 176" o:spid="_x0000_s1057" style="position:absolute;visibility:visible;mso-wrap-style:square" from="42462,19871" to="47091,198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z/7c8MAAADcAAAADwAAAGRycy9kb3ducmV2LnhtbERPTWsCMRC9C/6HMEIvokl1sWVrFCtU&#10;hJ7UgtdhM93dupksSdRtf70RCt7m8T5nvuxsIy7kQ+1Yw/NYgSAunKm51PB1+Bi9gggR2WDjmDT8&#10;UoDlot+bY27clXd02cdSpBAOOWqoYmxzKUNRkcUwdi1x4r6dtxgT9KU0Hq8p3DZyotRMWqw5NVTY&#10;0rqi4rQ/Ww2T4Xu2+flUf910o3hrj9m08ZnWT4Nu9QYiUhcf4n/31qT5LzO4P5MukIsb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c/+3PDAAAA3AAAAA8AAAAAAAAAAAAA&#10;AAAAoQIAAGRycy9kb3ducmV2LnhtbFBLBQYAAAAABAAEAPkAAACRAwAAAAA=&#10;" strokecolor="#ffc000 [3207]" strokeweight="5pt">
                    <v:stroke joinstyle="miter"/>
                  </v:line>
                  <v:line id="直線コネクタ 177" o:spid="_x0000_s1058" style="position:absolute;visibility:visible;mso-wrap-style:square" from="42469,22125" to="47098,221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B0J2MIAAADcAAAADwAAAGRycy9kb3ducmV2LnhtbERP3WrCMBS+H/gO4QjeyEx1sEo1FnEK&#10;g13N7gEOzbEpNidtk2l8+2Uw2N35+H7Ptoy2EzcafetYwXKRgSCunW65UfBVnZ7XIHxA1tg5JgUP&#10;8lDuJk9bLLS78yfdzqERKYR9gQpMCH0hpa8NWfQL1xMn7uJGiyHBsZF6xHsKt51cZdmrtNhyajDY&#10;08FQfT1/WwXu8RGWw8u6kdYc3qr50QzzGJWaTeN+AyJQDP/iP/e7TvPzHH6fSRfI3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B0J2MIAAADcAAAADwAAAAAAAAAAAAAA&#10;AAChAgAAZHJzL2Rvd25yZXYueG1sUEsFBgAAAAAEAAQA+QAAAJADAAAAAA==&#10;" strokecolor="#a8d08d [1945]" strokeweight="5pt">
                    <v:stroke joinstyle="miter"/>
                  </v:line>
                  <v:line id="直線コネクタ 178" o:spid="_x0000_s1059" style="position:absolute;visibility:visible;mso-wrap-style:square" from="42469,24150" to="47098,241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B8WI8QAAADcAAAADwAAAGRycy9kb3ducmV2LnhtbESPQWvCQBCF74L/YRmhN93UQ5XoKioE&#10;bLFgrRdvY3ZMQrOzIbs16b/vHARvM7w3732zXPeuVndqQ+XZwOskAUWce1txYeD8nY3noEJEtlh7&#10;JgN/FGC9Gg6WmFrf8RfdT7FQEsIhRQNljE2qdchLchgmviEW7eZbh1HWttC2xU7CXa2nSfKmHVYs&#10;DSU2tCsp/zn9OgPHJMsPW7vt3Oe+u160RZ29fxjzMuo3C1CR+vg0P673VvBnQivPyAR69Q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wHxYjxAAAANwAAAAPAAAAAAAAAAAA&#10;AAAAAKECAABkcnMvZG93bnJldi54bWxQSwUGAAAAAAQABAD5AAAAkgMAAAAA&#10;" strokecolor="#b4c6e7 [1300]" strokeweight="5pt">
                    <v:stroke joinstyle="miter"/>
                  </v:line>
                  <v:line id="直線コネクタ 179" o:spid="_x0000_s1060" style="position:absolute;visibility:visible;mso-wrap-style:square" from="42583,26125" to="47212,261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Q+DicQAAADcAAAADwAAAGRycy9kb3ducmV2LnhtbERP22rCQBB9L/Qflin4VjeNYGt0ldIi&#10;aKUUr/RxyI5JaHY27q4m/XtXKPRtDuc6k1lnanEh5yvLCp76CQji3OqKCwW77fzxBYQPyBpry6Tg&#10;lzzMpvd3E8y0bXlNl00oRAxhn6GCMoQmk9LnJRn0fdsQR+5oncEQoSukdtjGcFPLNEmG0mDFsaHE&#10;ht5Kyn82Z6PgyxXf5nTcrgbL9P20//xI2/RglOo9dK9jEIG68C/+cy90nP88gtsz8QI5v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D4OJxAAAANwAAAAPAAAAAAAAAAAA&#10;AAAAAKECAABkcnMvZG93bnJldi54bWxQSwUGAAAAAAQABAD5AAAAkgMAAAAA&#10;" strokecolor="#f9f" strokeweight="5pt">
                    <v:stroke joinstyle="miter"/>
                  </v:line>
                  <v:line id="直線コネクタ 171" o:spid="_x0000_s1061" style="position:absolute;visibility:visible;mso-wrap-style:square" from="42668,28209" to="47297,28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/9asMAAADcAAAADwAAAGRycy9kb3ducmV2LnhtbERPS4vCMBC+L/gfwgje1tQH1e0aRRTB&#10;g7r4uOxtaMa2bDMpTdTqrzeCsLf5+J4zmTWmFFeqXWFZQa8bgSBOrS44U3A6rj7HIJxH1lhaJgV3&#10;cjCbtj4mmGh74z1dDz4TIYRdggpy76tESpfmZNB1bUUcuLOtDfoA60zqGm8h3JSyH0WxNFhwaMix&#10;okVO6d/hYhT88DJe78qRi8+bYTF4DLfL5vdLqU67mX+D8NT4f/HbvdZh/qgHr2fCBXL6B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EP/WrDAAAA3AAAAA8AAAAAAAAAAAAA&#10;AAAAoQIAAGRycy9kb3ducmV2LnhtbFBLBQYAAAAABAAEAPkAAACRAwAAAAA=&#10;" strokecolor="#c00000" strokeweight="5pt">
                    <v:stroke joinstyle="miter"/>
                  </v:line>
                </v:group>
                <v:group id="グループ化 172" o:spid="_x0000_s1062" style="position:absolute;left:1800;top:1800;width:12960;height:11391" coordsize="12960,113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FzSzcIAAADcAAAADwAAAGRycy9kb3ducmV2LnhtbERPTYvCMBC9C/sfwix4&#10;07QuulKNIrIrHkRQF8Tb0IxtsZmUJtvWf28Ewds83ufMl50pRUO1KywriIcRCOLU6oIzBX+n38EU&#10;hPPIGkvLpOBODpaLj94cE21bPlBz9JkIIewSVJB7XyVSujQng25oK+LAXW1t0AdYZ1LX2IZwU8pR&#10;FE2kwYJDQ44VrXNKb8d/o2DTYrv6in+a3e26vl9O4/15F5NS/c9uNQPhqfNv8cu91WH+9wi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xc0s3CAAAA3AAAAA8A&#10;AAAAAAAAAAAAAAAAqgIAAGRycy9kb3ducmV2LnhtbFBLBQYAAAAABAAEAPoAAACZAwAAAAA=&#10;">
                  <v:shape id="テキスト ボックス 1049" o:spid="_x0000_s1063" type="#_x0000_t202" style="position:absolute;width:12960;height:113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SMC8IA&#10;AADcAAAADwAAAGRycy9kb3ducmV2LnhtbESPQUsDMRCF74L/IUzBm83Wg6xr06JSRfBkW3oeNtMk&#10;uJksSdyu/945CN5meG/e+2a9neOgJsolJDawWjagiPtkAzsDx8PrbQuqVGSLQ2Iy8EMFtpvrqzV2&#10;Nl34k6Z9dUpCuHRowNc6dlqX3lPEskwjsWjnlCNWWbPTNuNFwuOg75rmXkcMLA0eR3rx1H/tv6OB&#10;3bN7cH2L2e9aG8I0n84f7s2Ym8X89Aiq0lz/zX/X71bwW8GXZ2QCvfk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1IwLwgAAANwAAAAPAAAAAAAAAAAAAAAAAJgCAABkcnMvZG93&#10;bnJldi54bWxQSwUGAAAAAAQABAD1AAAAhwMAAAAA&#10;" fillcolor="white [3201]" strokeweight=".5pt">
                    <v:textbox>
                      <w:txbxContent>
                        <w:p w14:paraId="21872313" w14:textId="77777777" w:rsidR="00FD72C4" w:rsidRDefault="00FD72C4" w:rsidP="008F5B9D">
                          <w:pPr>
                            <w:ind w:left="835"/>
                            <w:rPr>
                              <w:kern w:val="0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游明朝" w:eastAsia="游明朝" w:hAnsi="游明朝" w:cs="Times New Roman" w:hint="eastAsia"/>
                              <w:szCs w:val="21"/>
                            </w:rPr>
                            <w:t>Lan</w:t>
                          </w:r>
                        </w:p>
                        <w:p w14:paraId="58594BFE" w14:textId="77777777" w:rsidR="00FD72C4" w:rsidRDefault="00FD72C4" w:rsidP="008F5B9D">
                          <w:pPr>
                            <w:ind w:left="835"/>
                          </w:pPr>
                          <w:r>
                            <w:rPr>
                              <w:rFonts w:ascii="游明朝" w:eastAsia="游明朝" w:hAnsi="游明朝" w:cs="Times New Roman" w:hint="eastAsia"/>
                              <w:szCs w:val="21"/>
                            </w:rPr>
                            <w:t>RS485</w:t>
                          </w:r>
                        </w:p>
                        <w:p w14:paraId="74C54309" w14:textId="77777777" w:rsidR="00FD72C4" w:rsidRDefault="00FD72C4" w:rsidP="008F5B9D">
                          <w:pPr>
                            <w:ind w:left="835"/>
                          </w:pPr>
                          <w:r>
                            <w:rPr>
                              <w:rFonts w:ascii="游明朝" w:eastAsia="游明朝" w:hAnsi="游明朝" w:cs="Times New Roman" w:hint="eastAsia"/>
                              <w:szCs w:val="21"/>
                            </w:rPr>
                            <w:t>BNC</w:t>
                          </w:r>
                        </w:p>
                        <w:p w14:paraId="4EA9A276" w14:textId="77777777" w:rsidR="00FD72C4" w:rsidRDefault="00FD72C4" w:rsidP="008F5B9D">
                          <w:pPr>
                            <w:ind w:left="835"/>
                          </w:pPr>
                          <w:r>
                            <w:rPr>
                              <w:rFonts w:ascii="游明朝" w:eastAsia="游明朝" w:hAnsi="游明朝" w:cs="Times New Roman" w:hint="eastAsia"/>
                              <w:szCs w:val="21"/>
                            </w:rPr>
                            <w:t>電源</w:t>
                          </w:r>
                        </w:p>
                        <w:p w14:paraId="5CCA5BD0" w14:textId="77777777" w:rsidR="00FD72C4" w:rsidRDefault="00FD72C4" w:rsidP="008F5B9D">
                          <w:pPr>
                            <w:ind w:left="835"/>
                          </w:pPr>
                          <w:r>
                            <w:rPr>
                              <w:rFonts w:ascii="游明朝" w:eastAsia="游明朝" w:hAnsi="游明朝" w:cs="Times New Roman" w:hint="eastAsia"/>
                              <w:szCs w:val="21"/>
                            </w:rPr>
                            <w:t>アンテナ</w:t>
                          </w:r>
                        </w:p>
                      </w:txbxContent>
                    </v:textbox>
                  </v:shape>
                  <v:line id="直線コネクタ 181" o:spid="_x0000_s1064" style="position:absolute;visibility:visible;mso-wrap-style:square" from="869,1739" to="5499,17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QMTIMIAAADcAAAADwAAAGRycy9kb3ducmV2LnhtbERPTWsCMRC9C/6HMEIvoom6FFmNYgsV&#10;oSet4HXYjLurm8mSpLrtr28Kgrd5vM9ZrjvbiBv5UDvWMBkrEMSFMzWXGo5fH6M5iBCRDTaOScMP&#10;BViv+r0l5sbdeU+3QyxFCuGQo4YqxjaXMhQVWQxj1xIn7uy8xZigL6XxeE/htpFTpV6lxZpTQ4Ut&#10;vVdUXA/fVsN0+JZtL5/qt5ttFe/sKZs1PtP6ZdBtFiAidfEpfrh3Js2fT+D/mXSBXP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QMTIMIAAADcAAAADwAAAAAAAAAAAAAA&#10;AAChAgAAZHJzL2Rvd25yZXYueG1sUEsFBgAAAAAEAAQA+QAAAJADAAAAAA==&#10;" strokecolor="#ffc000 [3207]" strokeweight="5pt">
                    <v:stroke joinstyle="miter"/>
                  </v:line>
                  <v:line id="直線コネクタ 182" o:spid="_x0000_s1065" style="position:absolute;visibility:visible;mso-wrap-style:square" from="876,3994" to="5505,39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b/aZ8AAAADcAAAADwAAAGRycy9kb3ducmV2LnhtbERPzYrCMBC+C/sOYYS9yJqqIKVrFHFd&#10;WPCk9QGGZmyKzaQ2UePbbwTB23x8v7NYRduKG/W+caxgMs5AEFdON1wrOJa/XzkIH5A1to5JwYM8&#10;rJYfgwUW2t15T7dDqEUKYV+gAhNCV0jpK0MW/dh1xIk7ud5iSLCvpe7xnsJtK6dZNpcWG04NBjva&#10;GKrOh6tV4B67MLnM8lpas/kpR1tzGcWo1Ocwrr9BBIrhLX65/3San0/h+Uy6QC7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W/2mfAAAAA3AAAAA8AAAAAAAAAAAAAAAAA&#10;oQIAAGRycy9kb3ducmV2LnhtbFBLBQYAAAAABAAEAPkAAACOAwAAAAA=&#10;" strokecolor="#a8d08d [1945]" strokeweight="5pt">
                    <v:stroke joinstyle="miter"/>
                  </v:line>
                  <v:line id="直線コネクタ 183" o:spid="_x0000_s1066" style="position:absolute;visibility:visible;mso-wrap-style:square" from="876,6019" to="5505,60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270dcAAAADcAAAADwAAAGRycy9kb3ducmV2LnhtbERPTYvCMBC9L/gfwgje1lQFkWoUFQoq&#10;CrvqxdvYjG2xmZQm2vrvjbCwt3m8z5ktWlOKJ9WusKxg0I9AEKdWF5wpOJ+S7wkI55E1lpZJwYsc&#10;LOadrxnG2jb8S8+jz0QIYRejgtz7KpbSpTkZdH1bEQfuZmuDPsA6k7rGJoSbUg6jaCwNFhwacqxo&#10;nVN6Pz6Mgp8oSfcrvWrMYdNcL1KjTLY7pXrddjkF4an1/+I/90aH+ZMRfJ4JF8j5G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tu9HXAAAAA3AAAAA8AAAAAAAAAAAAAAAAA&#10;oQIAAGRycy9kb3ducmV2LnhtbFBLBQYAAAAABAAEAPkAAACOAwAAAAA=&#10;" strokecolor="#b4c6e7 [1300]" strokeweight="5pt">
                    <v:stroke joinstyle="miter"/>
                  </v:line>
                  <v:line id="直線コネクタ 184" o:spid="_x0000_s1067" style="position:absolute;visibility:visible;mso-wrap-style:square" from="990,7994" to="5619,79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ttcMMQAAADcAAAADwAAAGRycy9kb3ducmV2LnhtbERP22rCQBB9F/oPyxR8001jKRJdpbQI&#10;Wiml3ujjkB2T0Oxs3F1N/HtXKPRtDuc603lnanEh5yvLCp6GCQji3OqKCwW77WIwBuEDssbaMim4&#10;kof57KE3xUzblr/psgmFiCHsM1RQhtBkUvq8JIN+aBviyB2tMxgidIXUDtsYbmqZJsmLNFhxbCix&#10;obeS8t/N2Sj4csWPOR2369EqfT/tPz/SNj0YpfqP3esERKAu/Iv/3Esd54+f4f5MvEDO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21wwxAAAANwAAAAPAAAAAAAAAAAA&#10;AAAAAKECAABkcnMvZG93bnJldi54bWxQSwUGAAAAAAQABAD5AAAAkgMAAAAA&#10;" strokecolor="#f9f" strokeweight="5pt">
                    <v:stroke joinstyle="miter"/>
                  </v:line>
                  <v:line id="直線コネクタ 185" o:spid="_x0000_s1068" style="position:absolute;visibility:visible;mso-wrap-style:square" from="1075,10078" to="5704,100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+GLTsQAAADcAAAADwAAAGRycy9kb3ducmV2LnhtbERPS2vCQBC+C/6HZYTezMZqo02zSlEE&#10;D7Wl6sXbkJ08MDsbsluN/fXdQqG3+fiek61604grda62rGASxSCIc6trLhWcjtvxAoTzyBoby6Tg&#10;Tg5Wy+Egw1TbG3/S9eBLEULYpaig8r5NpXR5RQZdZFviwBW2M+gD7EqpO7yFcNPIxzhOpMGaQ0OF&#10;La0ryi+HL6PggzfJ7r2Zu6R4m9XT79l+05+flXoY9a8vIDz1/l/8597pMH/xBL/PhAvk8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74YtOxAAAANwAAAAPAAAAAAAAAAAA&#10;AAAAAKECAABkcnMvZG93bnJldi54bWxQSwUGAAAAAAQABAD5AAAAkgMAAAAA&#10;" strokecolor="#c00000" strokeweight="5pt">
                    <v:stroke joinstyle="miter"/>
                  </v:line>
                </v:group>
                <w10:anchorlock/>
              </v:group>
            </w:pict>
          </mc:Fallback>
        </mc:AlternateContent>
      </w:r>
    </w:p>
    <w:p w14:paraId="38573BB8" w14:textId="7AAC8FBE" w:rsidR="00830783" w:rsidRDefault="00DF1099" w:rsidP="004329E8">
      <w:r>
        <w:rPr>
          <w:rFonts w:hint="eastAsia"/>
        </w:rPr>
        <w:t>屋内のシステムの接続については、有線を前提としておりますが、設置の状況等により、無線を使用することも可能です。（別途、無線アクセスポイントの準備が必要となります。）</w:t>
      </w:r>
    </w:p>
    <w:p w14:paraId="346DF14B" w14:textId="12C96864" w:rsidR="00DD5FFF" w:rsidRDefault="00DD5FFF" w:rsidP="004329E8">
      <w:r>
        <w:rPr>
          <w:rFonts w:hint="eastAsia"/>
        </w:rPr>
        <w:t>ケースについては、結束バンドでの固定となります。</w:t>
      </w:r>
    </w:p>
    <w:p w14:paraId="76A0D987" w14:textId="11D8C4AB" w:rsidR="002B518C" w:rsidRDefault="002B518C" w:rsidP="004329E8"/>
    <w:p w14:paraId="71086196" w14:textId="77777777" w:rsidR="00222DFC" w:rsidRDefault="00222DFC">
      <w:pPr>
        <w:snapToGrid/>
      </w:pPr>
      <w:r>
        <w:br w:type="page"/>
      </w:r>
    </w:p>
    <w:p w14:paraId="29A17E76" w14:textId="43FD8C9E" w:rsidR="00784FF5" w:rsidRDefault="002B518C" w:rsidP="00222DFC">
      <w:pPr>
        <w:pStyle w:val="1"/>
      </w:pPr>
      <w:r>
        <w:lastRenderedPageBreak/>
        <w:t>6</w:t>
      </w:r>
      <w:r w:rsidR="00784FF5">
        <w:t>.</w:t>
      </w:r>
      <w:r w:rsidR="00784FF5">
        <w:rPr>
          <w:rFonts w:hint="eastAsia"/>
        </w:rPr>
        <w:t xml:space="preserve">　バックアップリストア要件</w:t>
      </w:r>
    </w:p>
    <w:p w14:paraId="6485C459" w14:textId="09ECCC45" w:rsidR="00784FF5" w:rsidRDefault="00784FF5" w:rsidP="004329E8">
      <w:r>
        <w:rPr>
          <w:rFonts w:hint="eastAsia"/>
        </w:rPr>
        <w:t xml:space="preserve">　本システムのバックアップ要件を示す。</w:t>
      </w:r>
    </w:p>
    <w:p w14:paraId="5C651E13" w14:textId="2E3FA2C8" w:rsidR="00784FF5" w:rsidRDefault="00784FF5" w:rsidP="004329E8"/>
    <w:p w14:paraId="5A54B15D" w14:textId="4143F497" w:rsidR="00784FF5" w:rsidRDefault="002B518C" w:rsidP="004329E8">
      <w:r>
        <w:t>6</w:t>
      </w:r>
      <w:r w:rsidR="00784FF5">
        <w:rPr>
          <w:rFonts w:hint="eastAsia"/>
        </w:rPr>
        <w:t>.1　前提・制約事項</w:t>
      </w:r>
    </w:p>
    <w:p w14:paraId="3FC691AE" w14:textId="7377C074" w:rsidR="00784FF5" w:rsidRDefault="00784FF5" w:rsidP="004329E8">
      <w:pPr>
        <w:ind w:firstLineChars="100" w:firstLine="210"/>
      </w:pPr>
      <w:r>
        <w:rPr>
          <w:rFonts w:hint="eastAsia"/>
        </w:rPr>
        <w:t>①　OS/アプリケーションのリストア可能なチェックポイントは、システム納入時点とする。</w:t>
      </w:r>
    </w:p>
    <w:p w14:paraId="541F15FB" w14:textId="67EC6206" w:rsidR="00784FF5" w:rsidRDefault="00784FF5" w:rsidP="004329E8">
      <w:pPr>
        <w:ind w:firstLineChars="100" w:firstLine="210"/>
      </w:pPr>
      <w:r>
        <w:rPr>
          <w:rFonts w:hint="eastAsia"/>
        </w:rPr>
        <w:t>②　リストア時には、リストア対象ファイルに関連するシステムのサービスを停止しリストアを実施する。</w:t>
      </w:r>
    </w:p>
    <w:p w14:paraId="30FE64F6" w14:textId="25F50F29" w:rsidR="00784FF5" w:rsidRDefault="00784FF5" w:rsidP="004329E8">
      <w:pPr>
        <w:ind w:firstLineChars="100" w:firstLine="210"/>
      </w:pPr>
      <w:r>
        <w:rPr>
          <w:rFonts w:hint="eastAsia"/>
        </w:rPr>
        <w:t>③　日々の取得データは含まない。</w:t>
      </w:r>
    </w:p>
    <w:p w14:paraId="45535A48" w14:textId="29BB5373" w:rsidR="00784FF5" w:rsidRDefault="00784FF5" w:rsidP="004329E8"/>
    <w:p w14:paraId="127D2DB5" w14:textId="31F89514" w:rsidR="00784FF5" w:rsidRDefault="002B518C" w:rsidP="004329E8">
      <w:r>
        <w:t>6</w:t>
      </w:r>
      <w:r w:rsidR="00784FF5">
        <w:rPr>
          <w:rFonts w:hint="eastAsia"/>
        </w:rPr>
        <w:t>.2　バックアップの対象及び取得方式</w:t>
      </w:r>
    </w:p>
    <w:p w14:paraId="558EC476" w14:textId="1C23D8AA" w:rsidR="00784FF5" w:rsidRDefault="00784FF5" w:rsidP="004329E8">
      <w:r>
        <w:rPr>
          <w:rFonts w:hint="eastAsia"/>
        </w:rPr>
        <w:t xml:space="preserve">　本システムで想定するバックアップの対象及び取得方式は、次表の通りとする。</w:t>
      </w:r>
    </w:p>
    <w:p w14:paraId="263BC2D5" w14:textId="023AD107" w:rsidR="00784FF5" w:rsidRDefault="00784FF5" w:rsidP="004329E8">
      <w:pPr>
        <w:jc w:val="center"/>
      </w:pPr>
      <w:r>
        <w:rPr>
          <w:rFonts w:hint="eastAsia"/>
        </w:rPr>
        <w:t>表</w:t>
      </w:r>
      <w:r w:rsidR="002B518C">
        <w:rPr>
          <w:rFonts w:hint="eastAsia"/>
        </w:rPr>
        <w:t>6</w:t>
      </w:r>
      <w:r>
        <w:rPr>
          <w:rFonts w:hint="eastAsia"/>
        </w:rPr>
        <w:t>.2　バックアップ対象及び取得方式</w:t>
      </w:r>
    </w:p>
    <w:tbl>
      <w:tblPr>
        <w:tblStyle w:val="a3"/>
        <w:tblW w:w="9067" w:type="dxa"/>
        <w:shd w:val="clear" w:color="auto" w:fill="BFBFBF" w:themeFill="background1" w:themeFillShade="BF"/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562"/>
        <w:gridCol w:w="2552"/>
        <w:gridCol w:w="5953"/>
      </w:tblGrid>
      <w:tr w:rsidR="00784FF5" w14:paraId="091DF16F" w14:textId="77777777" w:rsidTr="00714F4A">
        <w:trPr>
          <w:tblHeader/>
        </w:trPr>
        <w:tc>
          <w:tcPr>
            <w:tcW w:w="562" w:type="dxa"/>
            <w:tcBorders>
              <w:bottom w:val="single" w:sz="4" w:space="0" w:color="auto"/>
            </w:tcBorders>
            <w:shd w:val="clear" w:color="auto" w:fill="C5E0B3" w:themeFill="accent6" w:themeFillTint="66"/>
          </w:tcPr>
          <w:p w14:paraId="6EBFEBAE" w14:textId="77777777" w:rsidR="00784FF5" w:rsidRPr="005679A5" w:rsidRDefault="00784FF5" w:rsidP="004329E8">
            <w:pPr>
              <w:jc w:val="center"/>
            </w:pPr>
            <w:r w:rsidRPr="005679A5">
              <w:rPr>
                <w:rFonts w:hint="eastAsia"/>
              </w:rPr>
              <w:t>N</w:t>
            </w:r>
            <w:r w:rsidRPr="005679A5">
              <w:t>o.</w:t>
            </w:r>
          </w:p>
        </w:tc>
        <w:tc>
          <w:tcPr>
            <w:tcW w:w="2552" w:type="dxa"/>
            <w:tcBorders>
              <w:bottom w:val="single" w:sz="4" w:space="0" w:color="auto"/>
            </w:tcBorders>
            <w:shd w:val="clear" w:color="auto" w:fill="C5E0B3" w:themeFill="accent6" w:themeFillTint="66"/>
          </w:tcPr>
          <w:p w14:paraId="53C15B7C" w14:textId="77777777" w:rsidR="00784FF5" w:rsidRPr="005679A5" w:rsidRDefault="00784FF5" w:rsidP="004329E8">
            <w:pPr>
              <w:jc w:val="center"/>
            </w:pPr>
            <w:r>
              <w:rPr>
                <w:rFonts w:hint="eastAsia"/>
              </w:rPr>
              <w:t>項目</w:t>
            </w:r>
          </w:p>
        </w:tc>
        <w:tc>
          <w:tcPr>
            <w:tcW w:w="5953" w:type="dxa"/>
            <w:tcBorders>
              <w:bottom w:val="single" w:sz="4" w:space="0" w:color="auto"/>
            </w:tcBorders>
            <w:shd w:val="clear" w:color="auto" w:fill="C5E0B3" w:themeFill="accent6" w:themeFillTint="66"/>
          </w:tcPr>
          <w:p w14:paraId="3BDF85D4" w14:textId="77777777" w:rsidR="00784FF5" w:rsidRDefault="00784FF5" w:rsidP="004329E8">
            <w:pPr>
              <w:jc w:val="center"/>
            </w:pPr>
            <w:r>
              <w:rPr>
                <w:rFonts w:hint="eastAsia"/>
              </w:rPr>
              <w:t>仕様</w:t>
            </w:r>
          </w:p>
        </w:tc>
      </w:tr>
      <w:tr w:rsidR="00784FF5" w:rsidRPr="00CD2A9E" w14:paraId="1957E83E" w14:textId="77777777" w:rsidTr="00714F4A">
        <w:tc>
          <w:tcPr>
            <w:tcW w:w="562" w:type="dxa"/>
            <w:shd w:val="clear" w:color="auto" w:fill="FFFFFF" w:themeFill="background1"/>
          </w:tcPr>
          <w:p w14:paraId="5CC3D383" w14:textId="77777777" w:rsidR="00784FF5" w:rsidRDefault="00784FF5" w:rsidP="004329E8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552" w:type="dxa"/>
            <w:shd w:val="clear" w:color="auto" w:fill="FFFFFF" w:themeFill="background1"/>
          </w:tcPr>
          <w:p w14:paraId="6C761FBB" w14:textId="77777777" w:rsidR="00784FF5" w:rsidRDefault="00784FF5" w:rsidP="004329E8">
            <w:pPr>
              <w:jc w:val="left"/>
            </w:pPr>
            <w:r>
              <w:rPr>
                <w:rFonts w:hint="eastAsia"/>
              </w:rPr>
              <w:t>システム</w:t>
            </w:r>
          </w:p>
          <w:p w14:paraId="5F963E86" w14:textId="4802F7FF" w:rsidR="00784FF5" w:rsidRDefault="00784FF5" w:rsidP="004329E8">
            <w:pPr>
              <w:jc w:val="left"/>
            </w:pPr>
            <w:proofErr w:type="spellStart"/>
            <w:r>
              <w:rPr>
                <w:rFonts w:hint="eastAsia"/>
              </w:rPr>
              <w:t>R</w:t>
            </w:r>
            <w:r>
              <w:t>aspberryPi</w:t>
            </w:r>
            <w:proofErr w:type="spellEnd"/>
            <w:r>
              <w:rPr>
                <w:rFonts w:hint="eastAsia"/>
              </w:rPr>
              <w:t>システム</w:t>
            </w:r>
          </w:p>
        </w:tc>
        <w:tc>
          <w:tcPr>
            <w:tcW w:w="5953" w:type="dxa"/>
            <w:shd w:val="clear" w:color="auto" w:fill="FFFFFF" w:themeFill="background1"/>
          </w:tcPr>
          <w:p w14:paraId="26981BAB" w14:textId="77777777" w:rsidR="00784FF5" w:rsidRDefault="00784FF5" w:rsidP="004329E8">
            <w:pPr>
              <w:jc w:val="left"/>
            </w:pPr>
            <w:r>
              <w:rPr>
                <w:rFonts w:hint="eastAsia"/>
              </w:rPr>
              <w:t>主な内容：OS・アプリケーション</w:t>
            </w:r>
          </w:p>
          <w:p w14:paraId="367A4653" w14:textId="77777777" w:rsidR="00784FF5" w:rsidRDefault="00784FF5" w:rsidP="004329E8">
            <w:pPr>
              <w:jc w:val="left"/>
            </w:pPr>
            <w:r>
              <w:rPr>
                <w:rFonts w:hint="eastAsia"/>
              </w:rPr>
              <w:t>復旧時点：初期導入時・構成変更前後</w:t>
            </w:r>
          </w:p>
          <w:p w14:paraId="21E99723" w14:textId="33995D95" w:rsidR="00784FF5" w:rsidRPr="00784FF5" w:rsidRDefault="00784FF5" w:rsidP="004329E8">
            <w:pPr>
              <w:jc w:val="left"/>
            </w:pPr>
            <w:r>
              <w:rPr>
                <w:rFonts w:hint="eastAsia"/>
              </w:rPr>
              <w:t>物理メモリカードに複製</w:t>
            </w:r>
          </w:p>
        </w:tc>
      </w:tr>
      <w:tr w:rsidR="00784FF5" w:rsidRPr="004030EF" w14:paraId="54013EE9" w14:textId="77777777" w:rsidTr="00714F4A">
        <w:tc>
          <w:tcPr>
            <w:tcW w:w="562" w:type="dxa"/>
            <w:shd w:val="clear" w:color="auto" w:fill="FFFFFF" w:themeFill="background1"/>
          </w:tcPr>
          <w:p w14:paraId="5C7553C9" w14:textId="77777777" w:rsidR="00784FF5" w:rsidRDefault="00784FF5" w:rsidP="004329E8">
            <w:pPr>
              <w:jc w:val="center"/>
            </w:pPr>
            <w:r>
              <w:t>2</w:t>
            </w:r>
          </w:p>
        </w:tc>
        <w:tc>
          <w:tcPr>
            <w:tcW w:w="2552" w:type="dxa"/>
            <w:shd w:val="clear" w:color="auto" w:fill="FFFFFF" w:themeFill="background1"/>
          </w:tcPr>
          <w:p w14:paraId="1C1C27E1" w14:textId="46C8069C" w:rsidR="00784FF5" w:rsidRDefault="00784FF5" w:rsidP="004329E8">
            <w:pPr>
              <w:jc w:val="left"/>
            </w:pPr>
            <w:r w:rsidRPr="00784FF5">
              <w:rPr>
                <w:rFonts w:hint="eastAsia"/>
              </w:rPr>
              <w:t>録画及びデータ蓄積サーバ</w:t>
            </w:r>
            <w:r>
              <w:rPr>
                <w:rFonts w:hint="eastAsia"/>
              </w:rPr>
              <w:t>システム</w:t>
            </w:r>
          </w:p>
        </w:tc>
        <w:tc>
          <w:tcPr>
            <w:tcW w:w="5953" w:type="dxa"/>
            <w:shd w:val="clear" w:color="auto" w:fill="FFFFFF" w:themeFill="background1"/>
          </w:tcPr>
          <w:p w14:paraId="209B29B3" w14:textId="77777777" w:rsidR="00784FF5" w:rsidRDefault="00784FF5" w:rsidP="004329E8">
            <w:pPr>
              <w:jc w:val="left"/>
            </w:pPr>
            <w:r>
              <w:rPr>
                <w:rFonts w:hint="eastAsia"/>
              </w:rPr>
              <w:t>主な内容：OS・アプリケーション</w:t>
            </w:r>
          </w:p>
          <w:p w14:paraId="7B9B7E62" w14:textId="77777777" w:rsidR="00784FF5" w:rsidRDefault="00784FF5" w:rsidP="004329E8">
            <w:pPr>
              <w:jc w:val="left"/>
            </w:pPr>
            <w:r>
              <w:rPr>
                <w:rFonts w:hint="eastAsia"/>
              </w:rPr>
              <w:t>復旧時点：初期導入時・構成変更前後</w:t>
            </w:r>
          </w:p>
          <w:p w14:paraId="7F329EC1" w14:textId="3DEE5B68" w:rsidR="00784FF5" w:rsidRPr="004030EF" w:rsidRDefault="00E042BB" w:rsidP="004329E8">
            <w:pPr>
              <w:jc w:val="left"/>
            </w:pPr>
            <w:r w:rsidRPr="00E042BB">
              <w:t>Windows Server標準バックアップ機能</w:t>
            </w:r>
            <w:r>
              <w:rPr>
                <w:rFonts w:hint="eastAsia"/>
              </w:rPr>
              <w:t>により作成したイメージデータよりのバックアップ</w:t>
            </w:r>
            <w:r w:rsidR="002B518C">
              <w:rPr>
                <w:rFonts w:hint="eastAsia"/>
              </w:rPr>
              <w:t>を外付けHDDに行なう。</w:t>
            </w:r>
          </w:p>
        </w:tc>
      </w:tr>
    </w:tbl>
    <w:p w14:paraId="218BC911" w14:textId="40AD4552" w:rsidR="00784FF5" w:rsidRDefault="00784FF5" w:rsidP="004329E8"/>
    <w:p w14:paraId="5249220C" w14:textId="5B50EEC1" w:rsidR="00E042BB" w:rsidRDefault="002B518C" w:rsidP="004329E8">
      <w:r>
        <w:t>6</w:t>
      </w:r>
      <w:r w:rsidR="00E042BB">
        <w:rPr>
          <w:rFonts w:hint="eastAsia"/>
        </w:rPr>
        <w:t xml:space="preserve">.3　</w:t>
      </w:r>
      <w:r>
        <w:rPr>
          <w:rFonts w:hint="eastAsia"/>
        </w:rPr>
        <w:t>リストアの対象及び方式</w:t>
      </w:r>
    </w:p>
    <w:p w14:paraId="24AD91D3" w14:textId="3FFB8947" w:rsidR="002B518C" w:rsidRDefault="002B518C" w:rsidP="004329E8">
      <w:r>
        <w:rPr>
          <w:rFonts w:hint="eastAsia"/>
        </w:rPr>
        <w:t xml:space="preserve">　本システムで想定するリストアの対象及び方式は、次表のとおりとする。</w:t>
      </w:r>
    </w:p>
    <w:p w14:paraId="2FCE488D" w14:textId="16D355CD" w:rsidR="002B518C" w:rsidRDefault="002B518C" w:rsidP="004329E8">
      <w:pPr>
        <w:jc w:val="center"/>
      </w:pPr>
      <w:r>
        <w:rPr>
          <w:rFonts w:hint="eastAsia"/>
        </w:rPr>
        <w:t>表</w:t>
      </w:r>
      <w:r>
        <w:t>6</w:t>
      </w:r>
      <w:r>
        <w:rPr>
          <w:rFonts w:hint="eastAsia"/>
        </w:rPr>
        <w:t>.3　リストア対象及び方式一覧</w:t>
      </w:r>
    </w:p>
    <w:tbl>
      <w:tblPr>
        <w:tblStyle w:val="a3"/>
        <w:tblW w:w="9067" w:type="dxa"/>
        <w:shd w:val="clear" w:color="auto" w:fill="BFBFBF" w:themeFill="background1" w:themeFillShade="BF"/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562"/>
        <w:gridCol w:w="2552"/>
        <w:gridCol w:w="5953"/>
      </w:tblGrid>
      <w:tr w:rsidR="002B518C" w14:paraId="70ED2CFD" w14:textId="77777777" w:rsidTr="00714F4A">
        <w:trPr>
          <w:tblHeader/>
        </w:trPr>
        <w:tc>
          <w:tcPr>
            <w:tcW w:w="562" w:type="dxa"/>
            <w:tcBorders>
              <w:bottom w:val="single" w:sz="4" w:space="0" w:color="auto"/>
            </w:tcBorders>
            <w:shd w:val="clear" w:color="auto" w:fill="C5E0B3" w:themeFill="accent6" w:themeFillTint="66"/>
          </w:tcPr>
          <w:p w14:paraId="249A2652" w14:textId="77777777" w:rsidR="002B518C" w:rsidRPr="005679A5" w:rsidRDefault="002B518C" w:rsidP="004329E8">
            <w:pPr>
              <w:jc w:val="center"/>
            </w:pPr>
            <w:r w:rsidRPr="005679A5">
              <w:rPr>
                <w:rFonts w:hint="eastAsia"/>
              </w:rPr>
              <w:t>N</w:t>
            </w:r>
            <w:r w:rsidRPr="005679A5">
              <w:t>o.</w:t>
            </w:r>
          </w:p>
        </w:tc>
        <w:tc>
          <w:tcPr>
            <w:tcW w:w="2552" w:type="dxa"/>
            <w:tcBorders>
              <w:bottom w:val="single" w:sz="4" w:space="0" w:color="auto"/>
            </w:tcBorders>
            <w:shd w:val="clear" w:color="auto" w:fill="C5E0B3" w:themeFill="accent6" w:themeFillTint="66"/>
          </w:tcPr>
          <w:p w14:paraId="48BCDBE6" w14:textId="77777777" w:rsidR="002B518C" w:rsidRPr="005679A5" w:rsidRDefault="002B518C" w:rsidP="004329E8">
            <w:pPr>
              <w:jc w:val="center"/>
            </w:pPr>
            <w:r>
              <w:rPr>
                <w:rFonts w:hint="eastAsia"/>
              </w:rPr>
              <w:t>項目</w:t>
            </w:r>
          </w:p>
        </w:tc>
        <w:tc>
          <w:tcPr>
            <w:tcW w:w="5953" w:type="dxa"/>
            <w:tcBorders>
              <w:bottom w:val="single" w:sz="4" w:space="0" w:color="auto"/>
            </w:tcBorders>
            <w:shd w:val="clear" w:color="auto" w:fill="C5E0B3" w:themeFill="accent6" w:themeFillTint="66"/>
          </w:tcPr>
          <w:p w14:paraId="104CE4AB" w14:textId="77777777" w:rsidR="002B518C" w:rsidRDefault="002B518C" w:rsidP="004329E8">
            <w:pPr>
              <w:jc w:val="center"/>
            </w:pPr>
            <w:r>
              <w:rPr>
                <w:rFonts w:hint="eastAsia"/>
              </w:rPr>
              <w:t>仕様</w:t>
            </w:r>
          </w:p>
        </w:tc>
      </w:tr>
      <w:tr w:rsidR="002B518C" w:rsidRPr="00CD2A9E" w14:paraId="4751CC3C" w14:textId="77777777" w:rsidTr="00714F4A">
        <w:tc>
          <w:tcPr>
            <w:tcW w:w="562" w:type="dxa"/>
            <w:shd w:val="clear" w:color="auto" w:fill="FFFFFF" w:themeFill="background1"/>
          </w:tcPr>
          <w:p w14:paraId="55E3E0F1" w14:textId="77777777" w:rsidR="002B518C" w:rsidRDefault="002B518C" w:rsidP="004329E8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552" w:type="dxa"/>
            <w:shd w:val="clear" w:color="auto" w:fill="FFFFFF" w:themeFill="background1"/>
          </w:tcPr>
          <w:p w14:paraId="22396148" w14:textId="77777777" w:rsidR="002B518C" w:rsidRDefault="002B518C" w:rsidP="004329E8">
            <w:pPr>
              <w:jc w:val="left"/>
            </w:pPr>
            <w:r>
              <w:rPr>
                <w:rFonts w:hint="eastAsia"/>
              </w:rPr>
              <w:t>システム</w:t>
            </w:r>
          </w:p>
          <w:p w14:paraId="0E55D7EF" w14:textId="77777777" w:rsidR="002B518C" w:rsidRDefault="002B518C" w:rsidP="004329E8">
            <w:pPr>
              <w:jc w:val="left"/>
            </w:pPr>
            <w:proofErr w:type="spellStart"/>
            <w:r>
              <w:rPr>
                <w:rFonts w:hint="eastAsia"/>
              </w:rPr>
              <w:t>R</w:t>
            </w:r>
            <w:r>
              <w:t>aspberryPi</w:t>
            </w:r>
            <w:proofErr w:type="spellEnd"/>
            <w:r>
              <w:rPr>
                <w:rFonts w:hint="eastAsia"/>
              </w:rPr>
              <w:t>システム</w:t>
            </w:r>
          </w:p>
        </w:tc>
        <w:tc>
          <w:tcPr>
            <w:tcW w:w="5953" w:type="dxa"/>
            <w:shd w:val="clear" w:color="auto" w:fill="FFFFFF" w:themeFill="background1"/>
          </w:tcPr>
          <w:p w14:paraId="0E4997F6" w14:textId="77777777" w:rsidR="002B518C" w:rsidRDefault="002B518C" w:rsidP="004329E8">
            <w:pPr>
              <w:jc w:val="left"/>
            </w:pPr>
            <w:r>
              <w:rPr>
                <w:rFonts w:hint="eastAsia"/>
              </w:rPr>
              <w:t>主な内容：OS・アプリケーション</w:t>
            </w:r>
          </w:p>
          <w:p w14:paraId="38576B52" w14:textId="77777777" w:rsidR="002B518C" w:rsidRDefault="002B518C" w:rsidP="004329E8">
            <w:pPr>
              <w:jc w:val="left"/>
            </w:pPr>
            <w:r>
              <w:rPr>
                <w:rFonts w:hint="eastAsia"/>
              </w:rPr>
              <w:t>復旧時点：初期導入時・構成変更前後</w:t>
            </w:r>
          </w:p>
          <w:p w14:paraId="0CBCF00D" w14:textId="77777777" w:rsidR="002B518C" w:rsidRPr="00784FF5" w:rsidRDefault="002B518C" w:rsidP="004329E8">
            <w:pPr>
              <w:jc w:val="left"/>
            </w:pPr>
            <w:r>
              <w:rPr>
                <w:rFonts w:hint="eastAsia"/>
              </w:rPr>
              <w:t>物理メモリカードに複製したクローンカードよりリストアを実施</w:t>
            </w:r>
          </w:p>
        </w:tc>
      </w:tr>
      <w:tr w:rsidR="002B518C" w:rsidRPr="004030EF" w14:paraId="1B918EC3" w14:textId="77777777" w:rsidTr="00714F4A">
        <w:tc>
          <w:tcPr>
            <w:tcW w:w="562" w:type="dxa"/>
            <w:shd w:val="clear" w:color="auto" w:fill="FFFFFF" w:themeFill="background1"/>
          </w:tcPr>
          <w:p w14:paraId="2814E567" w14:textId="77777777" w:rsidR="002B518C" w:rsidRDefault="002B518C" w:rsidP="004329E8">
            <w:pPr>
              <w:jc w:val="center"/>
            </w:pPr>
            <w:r>
              <w:t>2</w:t>
            </w:r>
          </w:p>
        </w:tc>
        <w:tc>
          <w:tcPr>
            <w:tcW w:w="2552" w:type="dxa"/>
            <w:shd w:val="clear" w:color="auto" w:fill="FFFFFF" w:themeFill="background1"/>
          </w:tcPr>
          <w:p w14:paraId="44B15E75" w14:textId="77777777" w:rsidR="002B518C" w:rsidRDefault="002B518C" w:rsidP="004329E8">
            <w:pPr>
              <w:jc w:val="left"/>
            </w:pPr>
            <w:r w:rsidRPr="00784FF5">
              <w:rPr>
                <w:rFonts w:hint="eastAsia"/>
              </w:rPr>
              <w:t>録画及びデータ蓄積サーバ</w:t>
            </w:r>
            <w:r>
              <w:rPr>
                <w:rFonts w:hint="eastAsia"/>
              </w:rPr>
              <w:t>システム</w:t>
            </w:r>
          </w:p>
        </w:tc>
        <w:tc>
          <w:tcPr>
            <w:tcW w:w="5953" w:type="dxa"/>
            <w:shd w:val="clear" w:color="auto" w:fill="FFFFFF" w:themeFill="background1"/>
          </w:tcPr>
          <w:p w14:paraId="638197A0" w14:textId="77777777" w:rsidR="002B518C" w:rsidRDefault="002B518C" w:rsidP="004329E8">
            <w:pPr>
              <w:jc w:val="left"/>
            </w:pPr>
            <w:r>
              <w:rPr>
                <w:rFonts w:hint="eastAsia"/>
              </w:rPr>
              <w:t>主な内容：OS・アプリケーション</w:t>
            </w:r>
          </w:p>
          <w:p w14:paraId="7DA2CF41" w14:textId="77777777" w:rsidR="002B518C" w:rsidRDefault="002B518C" w:rsidP="004329E8">
            <w:pPr>
              <w:jc w:val="left"/>
            </w:pPr>
            <w:r>
              <w:rPr>
                <w:rFonts w:hint="eastAsia"/>
              </w:rPr>
              <w:t>復旧時点：初期導入時・構成変更前後</w:t>
            </w:r>
          </w:p>
          <w:p w14:paraId="69F5F3A9" w14:textId="11947B19" w:rsidR="002B518C" w:rsidRPr="004030EF" w:rsidRDefault="002B518C" w:rsidP="004329E8">
            <w:pPr>
              <w:jc w:val="left"/>
            </w:pPr>
            <w:r w:rsidRPr="00E042BB">
              <w:t>Windows Server標準バックアップ機能</w:t>
            </w:r>
            <w:r>
              <w:rPr>
                <w:rFonts w:hint="eastAsia"/>
              </w:rPr>
              <w:t>により作成したイメージデータのバックアップよりリストアを行なう。</w:t>
            </w:r>
          </w:p>
        </w:tc>
      </w:tr>
    </w:tbl>
    <w:p w14:paraId="3A1E85B0" w14:textId="7339D548" w:rsidR="002B518C" w:rsidRDefault="002B518C" w:rsidP="004329E8"/>
    <w:p w14:paraId="0CB82212" w14:textId="193C41B1" w:rsidR="002B518C" w:rsidRDefault="002B518C" w:rsidP="004329E8">
      <w:r>
        <w:t>6</w:t>
      </w:r>
      <w:r>
        <w:rPr>
          <w:rFonts w:hint="eastAsia"/>
        </w:rPr>
        <w:t>.4　バックアップメディアの保存場所</w:t>
      </w:r>
    </w:p>
    <w:p w14:paraId="4F95A8BE" w14:textId="5400A4F6" w:rsidR="002B518C" w:rsidRDefault="002B518C" w:rsidP="004329E8">
      <w:r>
        <w:rPr>
          <w:rFonts w:hint="eastAsia"/>
        </w:rPr>
        <w:t xml:space="preserve">　バックアップメディアについては、ケーエスフーズ社で保管</w:t>
      </w:r>
      <w:del w:id="115" w:author="zwr00217@nifty.ne.jp" w:date="2020-04-23T09:24:00Z">
        <w:r w:rsidDel="00CB5CE7">
          <w:rPr>
            <w:rFonts w:hint="eastAsia"/>
          </w:rPr>
          <w:delText>を行なう</w:delText>
        </w:r>
      </w:del>
      <w:ins w:id="116" w:author="zwr00217@nifty.ne.jp" w:date="2020-04-23T09:24:00Z">
        <w:r w:rsidR="00CB5CE7">
          <w:rPr>
            <w:rFonts w:hint="eastAsia"/>
          </w:rPr>
          <w:t>する</w:t>
        </w:r>
      </w:ins>
      <w:r>
        <w:rPr>
          <w:rFonts w:hint="eastAsia"/>
        </w:rPr>
        <w:t>。</w:t>
      </w:r>
    </w:p>
    <w:p w14:paraId="1DEFBAB5" w14:textId="77777777" w:rsidR="002B518C" w:rsidRDefault="002B518C" w:rsidP="004329E8"/>
    <w:p w14:paraId="165C463C" w14:textId="77777777" w:rsidR="002B518C" w:rsidRDefault="002B518C" w:rsidP="004329E8">
      <w:r>
        <w:br w:type="page"/>
      </w:r>
    </w:p>
    <w:p w14:paraId="19D6E085" w14:textId="17575485" w:rsidR="002B518C" w:rsidRDefault="002B518C" w:rsidP="00222DFC">
      <w:pPr>
        <w:pStyle w:val="1"/>
      </w:pPr>
      <w:r>
        <w:lastRenderedPageBreak/>
        <w:t>7</w:t>
      </w:r>
      <w:r>
        <w:rPr>
          <w:rFonts w:hint="eastAsia"/>
        </w:rPr>
        <w:t>.　データ管理</w:t>
      </w:r>
    </w:p>
    <w:p w14:paraId="0D8970BA" w14:textId="45727A93" w:rsidR="002B518C" w:rsidRDefault="002B518C" w:rsidP="004329E8">
      <w:r>
        <w:t>7</w:t>
      </w:r>
      <w:r>
        <w:rPr>
          <w:rFonts w:hint="eastAsia"/>
        </w:rPr>
        <w:t>.1　データ保持期間</w:t>
      </w:r>
    </w:p>
    <w:p w14:paraId="0003AC3F" w14:textId="75CAA88C" w:rsidR="002B518C" w:rsidRDefault="002B518C" w:rsidP="004329E8">
      <w:r>
        <w:rPr>
          <w:rFonts w:hint="eastAsia"/>
        </w:rPr>
        <w:t xml:space="preserve">　データは、ケーエスフーズ社にて保持・管理する。（管理期限は、ケーエスフーズ社の規程に従う）</w:t>
      </w:r>
    </w:p>
    <w:p w14:paraId="7AB0FF2A" w14:textId="6CFF2112" w:rsidR="002B518C" w:rsidRDefault="002B518C" w:rsidP="004329E8"/>
    <w:p w14:paraId="12A48F00" w14:textId="359A1D82" w:rsidR="002B518C" w:rsidRDefault="002B518C" w:rsidP="004329E8">
      <w:r>
        <w:t>8</w:t>
      </w:r>
      <w:r>
        <w:rPr>
          <w:rFonts w:hint="eastAsia"/>
        </w:rPr>
        <w:t>.　保守</w:t>
      </w:r>
    </w:p>
    <w:p w14:paraId="40A428FC" w14:textId="78943823" w:rsidR="002B518C" w:rsidRDefault="0030734F" w:rsidP="004329E8">
      <w:r>
        <w:rPr>
          <w:rFonts w:hint="eastAsia"/>
        </w:rPr>
        <w:t xml:space="preserve">　</w:t>
      </w:r>
      <w:r w:rsidR="00F30347">
        <w:rPr>
          <w:rFonts w:hint="eastAsia"/>
        </w:rPr>
        <w:t>2回／年の単位で現地保守を</w:t>
      </w:r>
      <w:del w:id="117" w:author="zwr00217@nifty.ne.jp" w:date="2020-04-23T09:22:00Z">
        <w:r w:rsidR="00F30347" w:rsidDel="00222DFC">
          <w:rPr>
            <w:rFonts w:hint="eastAsia"/>
          </w:rPr>
          <w:delText>実施させていただきます</w:delText>
        </w:r>
      </w:del>
      <w:ins w:id="118" w:author="zwr00217@nifty.ne.jp" w:date="2020-04-23T09:22:00Z">
        <w:r w:rsidR="00222DFC">
          <w:rPr>
            <w:rFonts w:hint="eastAsia"/>
          </w:rPr>
          <w:t>提案します</w:t>
        </w:r>
      </w:ins>
      <w:r w:rsidR="00F30347">
        <w:rPr>
          <w:rFonts w:hint="eastAsia"/>
        </w:rPr>
        <w:t>。</w:t>
      </w:r>
    </w:p>
    <w:p w14:paraId="38614752" w14:textId="77777777" w:rsidR="0030734F" w:rsidRDefault="0030734F" w:rsidP="004329E8"/>
    <w:p w14:paraId="498300C9" w14:textId="3E9774BC" w:rsidR="002B518C" w:rsidRDefault="002B518C" w:rsidP="004329E8">
      <w:r>
        <w:t>9</w:t>
      </w:r>
      <w:r>
        <w:rPr>
          <w:rFonts w:hint="eastAsia"/>
        </w:rPr>
        <w:t>.　アカウント管理</w:t>
      </w:r>
    </w:p>
    <w:p w14:paraId="008AC048" w14:textId="5839112C" w:rsidR="002B518C" w:rsidRDefault="002B518C" w:rsidP="004329E8">
      <w:r>
        <w:rPr>
          <w:rFonts w:hint="eastAsia"/>
        </w:rPr>
        <w:t xml:space="preserve">　アカウント管理については、別途協議の上、決定する。</w:t>
      </w:r>
    </w:p>
    <w:p w14:paraId="20549B01" w14:textId="77777777" w:rsidR="002B518C" w:rsidRPr="002B518C" w:rsidRDefault="002B518C" w:rsidP="004329E8"/>
    <w:sectPr w:rsidR="002B518C" w:rsidRPr="002B518C" w:rsidSect="00C010F0">
      <w:pgSz w:w="11906" w:h="16838" w:code="9"/>
      <w:pgMar w:top="1418" w:right="1134" w:bottom="1418" w:left="1134" w:header="851" w:footer="851" w:gutter="0"/>
      <w:pgNumType w:start="0"/>
      <w:cols w:space="425"/>
      <w:titlePg/>
      <w:docGrid w:type="lines" w:linePitch="31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2B2FBD5" w14:textId="77777777" w:rsidR="00FD3C38" w:rsidRDefault="00FD3C38" w:rsidP="005679A5">
      <w:r>
        <w:separator/>
      </w:r>
    </w:p>
  </w:endnote>
  <w:endnote w:type="continuationSeparator" w:id="0">
    <w:p w14:paraId="6755AF8A" w14:textId="77777777" w:rsidR="00FD3C38" w:rsidRDefault="00FD3C38" w:rsidP="005679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360243591"/>
      <w:docPartObj>
        <w:docPartGallery w:val="Page Numbers (Bottom of Page)"/>
        <w:docPartUnique/>
      </w:docPartObj>
    </w:sdtPr>
    <w:sdtEndPr/>
    <w:sdtContent>
      <w:p w14:paraId="35720814" w14:textId="28710784" w:rsidR="00FD72C4" w:rsidRDefault="00FD72C4" w:rsidP="005679A5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556D5" w:rsidRPr="002556D5">
          <w:rPr>
            <w:noProof/>
            <w:lang w:val="ja-JP"/>
          </w:rPr>
          <w:t>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FD39EB0" w14:textId="77777777" w:rsidR="00FD3C38" w:rsidRDefault="00FD3C38" w:rsidP="005679A5">
      <w:r>
        <w:separator/>
      </w:r>
    </w:p>
  </w:footnote>
  <w:footnote w:type="continuationSeparator" w:id="0">
    <w:p w14:paraId="3714B6CD" w14:textId="77777777" w:rsidR="00FD3C38" w:rsidRDefault="00FD3C38" w:rsidP="005679A5">
      <w:r>
        <w:continuationSeparator/>
      </w:r>
    </w:p>
  </w:footnote>
  <w:footnote w:id="1">
    <w:p w14:paraId="21DA5E30" w14:textId="76C96C99" w:rsidR="00FD72C4" w:rsidRDefault="00FD72C4">
      <w:pPr>
        <w:pStyle w:val="ab"/>
      </w:pPr>
      <w:r>
        <w:rPr>
          <w:rStyle w:val="ad"/>
        </w:rPr>
        <w:footnoteRef/>
      </w:r>
      <w:r>
        <w:t xml:space="preserve"> </w:t>
      </w:r>
      <w:r>
        <w:rPr>
          <w:rFonts w:hint="eastAsia"/>
        </w:rPr>
        <w:t>クラウドについては、Webサービスでの提供、ローカルについては、導入をした機材での提供となります。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D447B50" w14:textId="04E5BEC9" w:rsidR="002556D5" w:rsidRPr="002556D5" w:rsidRDefault="002556D5" w:rsidP="002556D5">
    <w:pPr>
      <w:pStyle w:val="a6"/>
      <w:jc w:val="right"/>
      <w:rPr>
        <w:rFonts w:ascii="ＭＳ ゴシック" w:eastAsia="ＭＳ ゴシック" w:hAnsi="ＭＳ ゴシック"/>
      </w:rPr>
    </w:pPr>
    <w:ins w:id="5" w:author="zwr00217@nifty.ne.jp" w:date="2020-04-23T09:40:00Z">
      <w:r w:rsidRPr="002556D5">
        <w:rPr>
          <w:rFonts w:ascii="ＭＳ ゴシック" w:eastAsia="ＭＳ ゴシック" w:hAnsi="ＭＳ ゴシック" w:hint="eastAsia"/>
        </w:rPr>
        <w:t>2020-4-23</w:t>
      </w:r>
    </w:ins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dirty"/>
  <w:trackRevisions/>
  <w:defaultTabStop w:val="840"/>
  <w:drawingGridVerticalSpacing w:val="311"/>
  <w:displayHorizontalDrawingGridEvery w:val="0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2DF3"/>
    <w:rsid w:val="00045EDF"/>
    <w:rsid w:val="00052449"/>
    <w:rsid w:val="000C1CE9"/>
    <w:rsid w:val="000C33CB"/>
    <w:rsid w:val="000F10B2"/>
    <w:rsid w:val="000F4331"/>
    <w:rsid w:val="000F6BFF"/>
    <w:rsid w:val="001319CF"/>
    <w:rsid w:val="00137278"/>
    <w:rsid w:val="00161B21"/>
    <w:rsid w:val="001779E5"/>
    <w:rsid w:val="001902B8"/>
    <w:rsid w:val="0019121E"/>
    <w:rsid w:val="001A0A39"/>
    <w:rsid w:val="001C59A9"/>
    <w:rsid w:val="00207F15"/>
    <w:rsid w:val="00214B68"/>
    <w:rsid w:val="00222DFC"/>
    <w:rsid w:val="002477BC"/>
    <w:rsid w:val="002556D5"/>
    <w:rsid w:val="0029783D"/>
    <w:rsid w:val="002B518C"/>
    <w:rsid w:val="002F60AA"/>
    <w:rsid w:val="00302D09"/>
    <w:rsid w:val="0030734F"/>
    <w:rsid w:val="00323B05"/>
    <w:rsid w:val="003328B3"/>
    <w:rsid w:val="0039146F"/>
    <w:rsid w:val="003A2C6D"/>
    <w:rsid w:val="003B50BD"/>
    <w:rsid w:val="003C4959"/>
    <w:rsid w:val="003D4C19"/>
    <w:rsid w:val="003E0BDE"/>
    <w:rsid w:val="003E3F36"/>
    <w:rsid w:val="003F5072"/>
    <w:rsid w:val="004030EF"/>
    <w:rsid w:val="00410B7E"/>
    <w:rsid w:val="004329E8"/>
    <w:rsid w:val="00472474"/>
    <w:rsid w:val="00474353"/>
    <w:rsid w:val="004B3B83"/>
    <w:rsid w:val="004D54D6"/>
    <w:rsid w:val="004E5DE8"/>
    <w:rsid w:val="004F2A24"/>
    <w:rsid w:val="004F343A"/>
    <w:rsid w:val="0055142D"/>
    <w:rsid w:val="005679A5"/>
    <w:rsid w:val="005722DA"/>
    <w:rsid w:val="00576B75"/>
    <w:rsid w:val="005868D0"/>
    <w:rsid w:val="005C28B5"/>
    <w:rsid w:val="005E2FD8"/>
    <w:rsid w:val="005E533D"/>
    <w:rsid w:val="005F1894"/>
    <w:rsid w:val="00615CC8"/>
    <w:rsid w:val="006376DB"/>
    <w:rsid w:val="00637E24"/>
    <w:rsid w:val="00647D0D"/>
    <w:rsid w:val="006771DF"/>
    <w:rsid w:val="006D5087"/>
    <w:rsid w:val="00714F4A"/>
    <w:rsid w:val="00724B83"/>
    <w:rsid w:val="007366C9"/>
    <w:rsid w:val="007757E5"/>
    <w:rsid w:val="00784FF5"/>
    <w:rsid w:val="007A2107"/>
    <w:rsid w:val="007A6D9D"/>
    <w:rsid w:val="007E228D"/>
    <w:rsid w:val="008204C5"/>
    <w:rsid w:val="00830783"/>
    <w:rsid w:val="00844454"/>
    <w:rsid w:val="00873DD0"/>
    <w:rsid w:val="00876954"/>
    <w:rsid w:val="00880267"/>
    <w:rsid w:val="00887344"/>
    <w:rsid w:val="008C70B4"/>
    <w:rsid w:val="008D1DFD"/>
    <w:rsid w:val="008F5B9D"/>
    <w:rsid w:val="00912C9F"/>
    <w:rsid w:val="00916CE1"/>
    <w:rsid w:val="00920F06"/>
    <w:rsid w:val="009246CD"/>
    <w:rsid w:val="009470CE"/>
    <w:rsid w:val="00962FDE"/>
    <w:rsid w:val="0097697A"/>
    <w:rsid w:val="00985BC5"/>
    <w:rsid w:val="009A7C1A"/>
    <w:rsid w:val="009D149F"/>
    <w:rsid w:val="009D450E"/>
    <w:rsid w:val="00A10866"/>
    <w:rsid w:val="00A34CAB"/>
    <w:rsid w:val="00A436E6"/>
    <w:rsid w:val="00A57542"/>
    <w:rsid w:val="00A663B8"/>
    <w:rsid w:val="00AB2E54"/>
    <w:rsid w:val="00AD1A4D"/>
    <w:rsid w:val="00AD6EAB"/>
    <w:rsid w:val="00AD716E"/>
    <w:rsid w:val="00BD7578"/>
    <w:rsid w:val="00C00C18"/>
    <w:rsid w:val="00C010F0"/>
    <w:rsid w:val="00C202B6"/>
    <w:rsid w:val="00C44AE8"/>
    <w:rsid w:val="00C80119"/>
    <w:rsid w:val="00CA3F40"/>
    <w:rsid w:val="00CB5CE7"/>
    <w:rsid w:val="00CD2A9E"/>
    <w:rsid w:val="00CD6989"/>
    <w:rsid w:val="00CE0B58"/>
    <w:rsid w:val="00CF58A0"/>
    <w:rsid w:val="00D04C67"/>
    <w:rsid w:val="00D13CFD"/>
    <w:rsid w:val="00D15DA1"/>
    <w:rsid w:val="00D16A4B"/>
    <w:rsid w:val="00D27948"/>
    <w:rsid w:val="00D30CCE"/>
    <w:rsid w:val="00D7513C"/>
    <w:rsid w:val="00D8577F"/>
    <w:rsid w:val="00D86E4E"/>
    <w:rsid w:val="00D91453"/>
    <w:rsid w:val="00DA41D6"/>
    <w:rsid w:val="00DC3F6C"/>
    <w:rsid w:val="00DD5FFF"/>
    <w:rsid w:val="00DE43C4"/>
    <w:rsid w:val="00DE57BA"/>
    <w:rsid w:val="00DE7E29"/>
    <w:rsid w:val="00DF1099"/>
    <w:rsid w:val="00E042BB"/>
    <w:rsid w:val="00E10334"/>
    <w:rsid w:val="00E103A2"/>
    <w:rsid w:val="00E213F1"/>
    <w:rsid w:val="00E32DF3"/>
    <w:rsid w:val="00E866CD"/>
    <w:rsid w:val="00E86860"/>
    <w:rsid w:val="00E93636"/>
    <w:rsid w:val="00EE73EA"/>
    <w:rsid w:val="00EE7B32"/>
    <w:rsid w:val="00EF2AA3"/>
    <w:rsid w:val="00F26060"/>
    <w:rsid w:val="00F30347"/>
    <w:rsid w:val="00F82CF3"/>
    <w:rsid w:val="00FB7B89"/>
    <w:rsid w:val="00FD3C38"/>
    <w:rsid w:val="00FD72C4"/>
    <w:rsid w:val="00FF1C97"/>
    <w:rsid w:val="00FF65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2C8D401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>
      <w:pPr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34CAB"/>
    <w:pPr>
      <w:snapToGrid w:val="0"/>
    </w:pPr>
  </w:style>
  <w:style w:type="paragraph" w:styleId="1">
    <w:name w:val="heading 1"/>
    <w:basedOn w:val="a"/>
    <w:next w:val="a"/>
    <w:link w:val="10"/>
    <w:uiPriority w:val="9"/>
    <w:qFormat/>
    <w:rsid w:val="00052449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32DF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Date"/>
    <w:basedOn w:val="a"/>
    <w:next w:val="a"/>
    <w:link w:val="a5"/>
    <w:uiPriority w:val="99"/>
    <w:semiHidden/>
    <w:unhideWhenUsed/>
    <w:rsid w:val="00E32DF3"/>
  </w:style>
  <w:style w:type="character" w:customStyle="1" w:styleId="a5">
    <w:name w:val="日付 (文字)"/>
    <w:basedOn w:val="a0"/>
    <w:link w:val="a4"/>
    <w:uiPriority w:val="99"/>
    <w:semiHidden/>
    <w:rsid w:val="00E32DF3"/>
  </w:style>
  <w:style w:type="paragraph" w:styleId="a6">
    <w:name w:val="header"/>
    <w:basedOn w:val="a"/>
    <w:link w:val="a7"/>
    <w:uiPriority w:val="99"/>
    <w:unhideWhenUsed/>
    <w:rsid w:val="005679A5"/>
    <w:pPr>
      <w:tabs>
        <w:tab w:val="center" w:pos="4252"/>
        <w:tab w:val="right" w:pos="8504"/>
      </w:tabs>
    </w:pPr>
  </w:style>
  <w:style w:type="character" w:customStyle="1" w:styleId="a7">
    <w:name w:val="ヘッダー (文字)"/>
    <w:basedOn w:val="a0"/>
    <w:link w:val="a6"/>
    <w:uiPriority w:val="99"/>
    <w:rsid w:val="005679A5"/>
  </w:style>
  <w:style w:type="paragraph" w:styleId="a8">
    <w:name w:val="footer"/>
    <w:basedOn w:val="a"/>
    <w:link w:val="a9"/>
    <w:uiPriority w:val="99"/>
    <w:unhideWhenUsed/>
    <w:rsid w:val="005679A5"/>
    <w:pPr>
      <w:tabs>
        <w:tab w:val="center" w:pos="4252"/>
        <w:tab w:val="right" w:pos="8504"/>
      </w:tabs>
    </w:pPr>
  </w:style>
  <w:style w:type="character" w:customStyle="1" w:styleId="a9">
    <w:name w:val="フッター (文字)"/>
    <w:basedOn w:val="a0"/>
    <w:link w:val="a8"/>
    <w:uiPriority w:val="99"/>
    <w:rsid w:val="005679A5"/>
  </w:style>
  <w:style w:type="character" w:styleId="aa">
    <w:name w:val="Hyperlink"/>
    <w:basedOn w:val="a0"/>
    <w:uiPriority w:val="99"/>
    <w:unhideWhenUsed/>
    <w:rsid w:val="00214B68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214B68"/>
    <w:rPr>
      <w:color w:val="605E5C"/>
      <w:shd w:val="clear" w:color="auto" w:fill="E1DFDD"/>
    </w:rPr>
  </w:style>
  <w:style w:type="paragraph" w:styleId="ab">
    <w:name w:val="footnote text"/>
    <w:basedOn w:val="a"/>
    <w:link w:val="ac"/>
    <w:uiPriority w:val="99"/>
    <w:semiHidden/>
    <w:unhideWhenUsed/>
    <w:rsid w:val="004329E8"/>
    <w:pPr>
      <w:jc w:val="left"/>
    </w:pPr>
  </w:style>
  <w:style w:type="character" w:customStyle="1" w:styleId="ac">
    <w:name w:val="脚注文字列 (文字)"/>
    <w:basedOn w:val="a0"/>
    <w:link w:val="ab"/>
    <w:uiPriority w:val="99"/>
    <w:semiHidden/>
    <w:rsid w:val="004329E8"/>
  </w:style>
  <w:style w:type="character" w:styleId="ad">
    <w:name w:val="footnote reference"/>
    <w:basedOn w:val="a0"/>
    <w:uiPriority w:val="99"/>
    <w:semiHidden/>
    <w:unhideWhenUsed/>
    <w:rsid w:val="004329E8"/>
    <w:rPr>
      <w:vertAlign w:val="superscript"/>
    </w:rPr>
  </w:style>
  <w:style w:type="paragraph" w:styleId="ae">
    <w:name w:val="Balloon Text"/>
    <w:basedOn w:val="a"/>
    <w:link w:val="af"/>
    <w:uiPriority w:val="99"/>
    <w:semiHidden/>
    <w:unhideWhenUsed/>
    <w:rsid w:val="00302D09"/>
    <w:rPr>
      <w:rFonts w:asciiTheme="majorHAnsi" w:eastAsiaTheme="majorEastAsia" w:hAnsiTheme="majorHAnsi" w:cstheme="majorBidi"/>
      <w:sz w:val="18"/>
      <w:szCs w:val="18"/>
    </w:rPr>
  </w:style>
  <w:style w:type="character" w:customStyle="1" w:styleId="af">
    <w:name w:val="吹き出し (文字)"/>
    <w:basedOn w:val="a0"/>
    <w:link w:val="ae"/>
    <w:uiPriority w:val="99"/>
    <w:semiHidden/>
    <w:rsid w:val="00302D09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見出し 1 (文字)"/>
    <w:basedOn w:val="a0"/>
    <w:link w:val="1"/>
    <w:uiPriority w:val="9"/>
    <w:rsid w:val="00052449"/>
    <w:rPr>
      <w:rFonts w:asciiTheme="majorHAnsi" w:eastAsiaTheme="majorEastAsia" w:hAnsiTheme="majorHAnsi" w:cstheme="majorBidi"/>
      <w:sz w:val="24"/>
      <w:szCs w:val="24"/>
    </w:rPr>
  </w:style>
  <w:style w:type="character" w:styleId="af0">
    <w:name w:val="annotation reference"/>
    <w:basedOn w:val="a0"/>
    <w:uiPriority w:val="99"/>
    <w:semiHidden/>
    <w:unhideWhenUsed/>
    <w:rsid w:val="00222DFC"/>
    <w:rPr>
      <w:sz w:val="18"/>
      <w:szCs w:val="18"/>
    </w:rPr>
  </w:style>
  <w:style w:type="paragraph" w:styleId="af1">
    <w:name w:val="annotation text"/>
    <w:basedOn w:val="a"/>
    <w:link w:val="af2"/>
    <w:uiPriority w:val="99"/>
    <w:semiHidden/>
    <w:unhideWhenUsed/>
    <w:rsid w:val="00222DFC"/>
    <w:pPr>
      <w:jc w:val="left"/>
    </w:pPr>
  </w:style>
  <w:style w:type="character" w:customStyle="1" w:styleId="af2">
    <w:name w:val="コメント文字列 (文字)"/>
    <w:basedOn w:val="a0"/>
    <w:link w:val="af1"/>
    <w:uiPriority w:val="99"/>
    <w:semiHidden/>
    <w:rsid w:val="00222DFC"/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222DFC"/>
    <w:rPr>
      <w:b/>
      <w:bCs/>
    </w:rPr>
  </w:style>
  <w:style w:type="character" w:customStyle="1" w:styleId="af4">
    <w:name w:val="コメント内容 (文字)"/>
    <w:basedOn w:val="af2"/>
    <w:link w:val="af3"/>
    <w:uiPriority w:val="99"/>
    <w:semiHidden/>
    <w:rsid w:val="00222DFC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>
      <w:pPr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34CAB"/>
    <w:pPr>
      <w:snapToGrid w:val="0"/>
    </w:pPr>
  </w:style>
  <w:style w:type="paragraph" w:styleId="1">
    <w:name w:val="heading 1"/>
    <w:basedOn w:val="a"/>
    <w:next w:val="a"/>
    <w:link w:val="10"/>
    <w:uiPriority w:val="9"/>
    <w:qFormat/>
    <w:rsid w:val="00052449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32DF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Date"/>
    <w:basedOn w:val="a"/>
    <w:next w:val="a"/>
    <w:link w:val="a5"/>
    <w:uiPriority w:val="99"/>
    <w:semiHidden/>
    <w:unhideWhenUsed/>
    <w:rsid w:val="00E32DF3"/>
  </w:style>
  <w:style w:type="character" w:customStyle="1" w:styleId="a5">
    <w:name w:val="日付 (文字)"/>
    <w:basedOn w:val="a0"/>
    <w:link w:val="a4"/>
    <w:uiPriority w:val="99"/>
    <w:semiHidden/>
    <w:rsid w:val="00E32DF3"/>
  </w:style>
  <w:style w:type="paragraph" w:styleId="a6">
    <w:name w:val="header"/>
    <w:basedOn w:val="a"/>
    <w:link w:val="a7"/>
    <w:uiPriority w:val="99"/>
    <w:unhideWhenUsed/>
    <w:rsid w:val="005679A5"/>
    <w:pPr>
      <w:tabs>
        <w:tab w:val="center" w:pos="4252"/>
        <w:tab w:val="right" w:pos="8504"/>
      </w:tabs>
    </w:pPr>
  </w:style>
  <w:style w:type="character" w:customStyle="1" w:styleId="a7">
    <w:name w:val="ヘッダー (文字)"/>
    <w:basedOn w:val="a0"/>
    <w:link w:val="a6"/>
    <w:uiPriority w:val="99"/>
    <w:rsid w:val="005679A5"/>
  </w:style>
  <w:style w:type="paragraph" w:styleId="a8">
    <w:name w:val="footer"/>
    <w:basedOn w:val="a"/>
    <w:link w:val="a9"/>
    <w:uiPriority w:val="99"/>
    <w:unhideWhenUsed/>
    <w:rsid w:val="005679A5"/>
    <w:pPr>
      <w:tabs>
        <w:tab w:val="center" w:pos="4252"/>
        <w:tab w:val="right" w:pos="8504"/>
      </w:tabs>
    </w:pPr>
  </w:style>
  <w:style w:type="character" w:customStyle="1" w:styleId="a9">
    <w:name w:val="フッター (文字)"/>
    <w:basedOn w:val="a0"/>
    <w:link w:val="a8"/>
    <w:uiPriority w:val="99"/>
    <w:rsid w:val="005679A5"/>
  </w:style>
  <w:style w:type="character" w:styleId="aa">
    <w:name w:val="Hyperlink"/>
    <w:basedOn w:val="a0"/>
    <w:uiPriority w:val="99"/>
    <w:unhideWhenUsed/>
    <w:rsid w:val="00214B68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214B68"/>
    <w:rPr>
      <w:color w:val="605E5C"/>
      <w:shd w:val="clear" w:color="auto" w:fill="E1DFDD"/>
    </w:rPr>
  </w:style>
  <w:style w:type="paragraph" w:styleId="ab">
    <w:name w:val="footnote text"/>
    <w:basedOn w:val="a"/>
    <w:link w:val="ac"/>
    <w:uiPriority w:val="99"/>
    <w:semiHidden/>
    <w:unhideWhenUsed/>
    <w:rsid w:val="004329E8"/>
    <w:pPr>
      <w:jc w:val="left"/>
    </w:pPr>
  </w:style>
  <w:style w:type="character" w:customStyle="1" w:styleId="ac">
    <w:name w:val="脚注文字列 (文字)"/>
    <w:basedOn w:val="a0"/>
    <w:link w:val="ab"/>
    <w:uiPriority w:val="99"/>
    <w:semiHidden/>
    <w:rsid w:val="004329E8"/>
  </w:style>
  <w:style w:type="character" w:styleId="ad">
    <w:name w:val="footnote reference"/>
    <w:basedOn w:val="a0"/>
    <w:uiPriority w:val="99"/>
    <w:semiHidden/>
    <w:unhideWhenUsed/>
    <w:rsid w:val="004329E8"/>
    <w:rPr>
      <w:vertAlign w:val="superscript"/>
    </w:rPr>
  </w:style>
  <w:style w:type="paragraph" w:styleId="ae">
    <w:name w:val="Balloon Text"/>
    <w:basedOn w:val="a"/>
    <w:link w:val="af"/>
    <w:uiPriority w:val="99"/>
    <w:semiHidden/>
    <w:unhideWhenUsed/>
    <w:rsid w:val="00302D09"/>
    <w:rPr>
      <w:rFonts w:asciiTheme="majorHAnsi" w:eastAsiaTheme="majorEastAsia" w:hAnsiTheme="majorHAnsi" w:cstheme="majorBidi"/>
      <w:sz w:val="18"/>
      <w:szCs w:val="18"/>
    </w:rPr>
  </w:style>
  <w:style w:type="character" w:customStyle="1" w:styleId="af">
    <w:name w:val="吹き出し (文字)"/>
    <w:basedOn w:val="a0"/>
    <w:link w:val="ae"/>
    <w:uiPriority w:val="99"/>
    <w:semiHidden/>
    <w:rsid w:val="00302D09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見出し 1 (文字)"/>
    <w:basedOn w:val="a0"/>
    <w:link w:val="1"/>
    <w:uiPriority w:val="9"/>
    <w:rsid w:val="00052449"/>
    <w:rPr>
      <w:rFonts w:asciiTheme="majorHAnsi" w:eastAsiaTheme="majorEastAsia" w:hAnsiTheme="majorHAnsi" w:cstheme="majorBidi"/>
      <w:sz w:val="24"/>
      <w:szCs w:val="24"/>
    </w:rPr>
  </w:style>
  <w:style w:type="character" w:styleId="af0">
    <w:name w:val="annotation reference"/>
    <w:basedOn w:val="a0"/>
    <w:uiPriority w:val="99"/>
    <w:semiHidden/>
    <w:unhideWhenUsed/>
    <w:rsid w:val="00222DFC"/>
    <w:rPr>
      <w:sz w:val="18"/>
      <w:szCs w:val="18"/>
    </w:rPr>
  </w:style>
  <w:style w:type="paragraph" w:styleId="af1">
    <w:name w:val="annotation text"/>
    <w:basedOn w:val="a"/>
    <w:link w:val="af2"/>
    <w:uiPriority w:val="99"/>
    <w:semiHidden/>
    <w:unhideWhenUsed/>
    <w:rsid w:val="00222DFC"/>
    <w:pPr>
      <w:jc w:val="left"/>
    </w:pPr>
  </w:style>
  <w:style w:type="character" w:customStyle="1" w:styleId="af2">
    <w:name w:val="コメント文字列 (文字)"/>
    <w:basedOn w:val="a0"/>
    <w:link w:val="af1"/>
    <w:uiPriority w:val="99"/>
    <w:semiHidden/>
    <w:rsid w:val="00222DFC"/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222DFC"/>
    <w:rPr>
      <w:b/>
      <w:bCs/>
    </w:rPr>
  </w:style>
  <w:style w:type="character" w:customStyle="1" w:styleId="af4">
    <w:name w:val="コメント内容 (文字)"/>
    <w:basedOn w:val="af2"/>
    <w:link w:val="af3"/>
    <w:uiPriority w:val="99"/>
    <w:semiHidden/>
    <w:rsid w:val="00222DF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106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5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5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76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9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jpeg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" Type="http://schemas.microsoft.com/office/2007/relationships/stylesWithEffects" Target="stylesWithEffect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jpe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jpeg"/><Relationship Id="rId10" Type="http://schemas.openxmlformats.org/officeDocument/2006/relationships/image" Target="media/image1.png"/><Relationship Id="rId19" Type="http://schemas.openxmlformats.org/officeDocument/2006/relationships/image" Target="media/image9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https://ja.wikinews.org/wiki/%E3%82%A6%E3%83%8B%E3%81%AE%E5%85%A8%E3%82%B2%E3%83%8E%E3%83%A0%E9%85%8D%E5%88%97%E8%A7%A3%E8%AA%AD%E3%81%8C%E7%B5%82%E4%BA%86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E908B9-DA21-4A05-9FF8-70ADB61189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19</Pages>
  <Words>1466</Words>
  <Characters>8357</Characters>
  <Application>Microsoft Office Word</Application>
  <DocSecurity>0</DocSecurity>
  <Lines>69</Lines>
  <Paragraphs>19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磯 豪浩</dc:creator>
  <cp:lastModifiedBy>zwr00217@nifty.ne.jp</cp:lastModifiedBy>
  <cp:revision>8</cp:revision>
  <dcterms:created xsi:type="dcterms:W3CDTF">2020-04-22T23:53:00Z</dcterms:created>
  <dcterms:modified xsi:type="dcterms:W3CDTF">2020-04-23T00:42:00Z</dcterms:modified>
</cp:coreProperties>
</file>